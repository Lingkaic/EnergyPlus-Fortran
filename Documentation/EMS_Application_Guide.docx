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09" w:rsidRDefault="00301E09" w:rsidP="000922AD">
      <w:pPr>
        <w:pStyle w:val="TitleCover"/>
      </w:pPr>
      <w:r>
        <w:t xml:space="preserve">Application Guide for </w:t>
      </w:r>
      <w:smartTag w:uri="urn:schemas-microsoft-com:office:smarttags" w:element="place">
        <w:r>
          <w:t>EMS</w:t>
        </w:r>
      </w:smartTag>
    </w:p>
    <w:p w:rsidR="00301E09" w:rsidRDefault="00301E09" w:rsidP="000922AD">
      <w:pPr>
        <w:pStyle w:val="SubtitleCover"/>
      </w:pPr>
      <w:r>
        <w:t>Energy Management System User Guide</w:t>
      </w:r>
      <w:r>
        <w:br/>
      </w:r>
      <w:r>
        <w:br/>
        <w:t>(a.k.a. The Book of Erl)</w:t>
      </w: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B62ABA" w:rsidRDefault="00B62ABA" w:rsidP="000922AD">
      <w:pPr>
        <w:pStyle w:val="BodyText"/>
      </w:pPr>
    </w:p>
    <w:p w:rsidR="00B62ABA" w:rsidRDefault="00B62ABA"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jc w:val="center"/>
        <w:rPr>
          <w:sz w:val="24"/>
        </w:rPr>
      </w:pPr>
      <w:r>
        <w:rPr>
          <w:sz w:val="24"/>
        </w:rPr>
        <w:t xml:space="preserve">Date:  </w:t>
      </w:r>
      <w:r>
        <w:rPr>
          <w:sz w:val="24"/>
        </w:rPr>
        <w:fldChar w:fldCharType="begin"/>
      </w:r>
      <w:r>
        <w:rPr>
          <w:sz w:val="24"/>
        </w:rPr>
        <w:instrText xml:space="preserve"> DATE \@ "MMMM d, yyyy" \* MERGEFORMAT </w:instrText>
      </w:r>
      <w:r>
        <w:rPr>
          <w:sz w:val="24"/>
        </w:rPr>
        <w:fldChar w:fldCharType="separate"/>
      </w:r>
      <w:r w:rsidR="00B03493">
        <w:rPr>
          <w:noProof/>
          <w:sz w:val="24"/>
        </w:rPr>
        <w:t>September 27, 2013</w:t>
      </w:r>
      <w:r>
        <w:rPr>
          <w:sz w:val="24"/>
        </w:rPr>
        <w:fldChar w:fldCharType="end"/>
      </w:r>
    </w:p>
    <w:p w:rsidR="00301E09" w:rsidRDefault="00301E09" w:rsidP="0095093B">
      <w:pPr>
        <w:pStyle w:val="SubtitleCover"/>
        <w:pBdr>
          <w:top w:val="none" w:sz="0" w:space="0" w:color="auto"/>
        </w:pBdr>
        <w:rPr>
          <w:sz w:val="24"/>
        </w:rPr>
        <w:sectPr w:rsidR="00301E09">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965" w:footer="965" w:gutter="0"/>
          <w:pgNumType w:start="1"/>
          <w:cols w:space="720"/>
          <w:titlePg/>
          <w:docGrid w:linePitch="212"/>
        </w:sectPr>
      </w:pPr>
      <w:r>
        <w:rPr>
          <w:sz w:val="24"/>
        </w:rPr>
        <w:br w:type="page"/>
      </w:r>
    </w:p>
    <w:p w:rsidR="007C3A93" w:rsidRDefault="00301E09">
      <w:pPr>
        <w:pStyle w:val="TOC1"/>
        <w:rPr>
          <w:rFonts w:asciiTheme="minorHAnsi" w:eastAsiaTheme="minorEastAsia" w:hAnsiTheme="minorHAnsi" w:cstheme="minorBidi"/>
          <w:noProof/>
          <w:spacing w:val="0"/>
          <w:szCs w:val="22"/>
        </w:rPr>
      </w:pPr>
      <w:r>
        <w:lastRenderedPageBreak/>
        <w:fldChar w:fldCharType="begin"/>
      </w:r>
      <w:r>
        <w:instrText xml:space="preserve"> TOC \o "1-3" \h \z \t "Caption,4" </w:instrText>
      </w:r>
      <w:r>
        <w:fldChar w:fldCharType="separate"/>
      </w:r>
      <w:hyperlink w:anchor="_Toc367348140" w:history="1">
        <w:r w:rsidR="007C3A93" w:rsidRPr="002C468C">
          <w:rPr>
            <w:rStyle w:val="Hyperlink"/>
            <w:noProof/>
          </w:rPr>
          <w:t>Introduction</w:t>
        </w:r>
        <w:r w:rsidR="007C3A93">
          <w:rPr>
            <w:noProof/>
            <w:webHidden/>
          </w:rPr>
          <w:tab/>
        </w:r>
        <w:r w:rsidR="007C3A93">
          <w:rPr>
            <w:noProof/>
            <w:webHidden/>
          </w:rPr>
          <w:fldChar w:fldCharType="begin"/>
        </w:r>
        <w:r w:rsidR="007C3A93">
          <w:rPr>
            <w:noProof/>
            <w:webHidden/>
          </w:rPr>
          <w:instrText xml:space="preserve"> PAGEREF _Toc367348140 \h </w:instrText>
        </w:r>
        <w:r w:rsidR="007C3A93">
          <w:rPr>
            <w:noProof/>
            <w:webHidden/>
          </w:rPr>
        </w:r>
        <w:r w:rsidR="007C3A93">
          <w:rPr>
            <w:noProof/>
            <w:webHidden/>
          </w:rPr>
          <w:fldChar w:fldCharType="separate"/>
        </w:r>
        <w:r w:rsidR="00B03493">
          <w:rPr>
            <w:noProof/>
            <w:webHidden/>
          </w:rPr>
          <w:t>1</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41" w:history="1">
        <w:r w:rsidR="007C3A93" w:rsidRPr="002C468C">
          <w:rPr>
            <w:rStyle w:val="Hyperlink"/>
            <w:noProof/>
          </w:rPr>
          <w:t>Background</w:t>
        </w:r>
        <w:r w:rsidR="007C3A93">
          <w:rPr>
            <w:noProof/>
            <w:webHidden/>
          </w:rPr>
          <w:tab/>
        </w:r>
        <w:r w:rsidR="007C3A93">
          <w:rPr>
            <w:noProof/>
            <w:webHidden/>
          </w:rPr>
          <w:fldChar w:fldCharType="begin"/>
        </w:r>
        <w:r w:rsidR="007C3A93">
          <w:rPr>
            <w:noProof/>
            <w:webHidden/>
          </w:rPr>
          <w:instrText xml:space="preserve"> PAGEREF _Toc367348141 \h </w:instrText>
        </w:r>
        <w:r w:rsidR="007C3A93">
          <w:rPr>
            <w:noProof/>
            <w:webHidden/>
          </w:rPr>
        </w:r>
        <w:r w:rsidR="007C3A93">
          <w:rPr>
            <w:noProof/>
            <w:webHidden/>
          </w:rPr>
          <w:fldChar w:fldCharType="separate"/>
        </w:r>
        <w:r>
          <w:rPr>
            <w:noProof/>
            <w:webHidden/>
          </w:rPr>
          <w:t>1</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42" w:history="1">
        <w:r w:rsidR="007C3A93" w:rsidRPr="002C468C">
          <w:rPr>
            <w:rStyle w:val="Hyperlink"/>
            <w:noProof/>
          </w:rPr>
          <w:t>Organization</w:t>
        </w:r>
        <w:r w:rsidR="007C3A93">
          <w:rPr>
            <w:noProof/>
            <w:webHidden/>
          </w:rPr>
          <w:tab/>
        </w:r>
        <w:r w:rsidR="007C3A93">
          <w:rPr>
            <w:noProof/>
            <w:webHidden/>
          </w:rPr>
          <w:fldChar w:fldCharType="begin"/>
        </w:r>
        <w:r w:rsidR="007C3A93">
          <w:rPr>
            <w:noProof/>
            <w:webHidden/>
          </w:rPr>
          <w:instrText xml:space="preserve"> PAGEREF _Toc367348142 \h </w:instrText>
        </w:r>
        <w:r w:rsidR="007C3A93">
          <w:rPr>
            <w:noProof/>
            <w:webHidden/>
          </w:rPr>
        </w:r>
        <w:r w:rsidR="007C3A93">
          <w:rPr>
            <w:noProof/>
            <w:webHidden/>
          </w:rPr>
          <w:fldChar w:fldCharType="separate"/>
        </w:r>
        <w:r>
          <w:rPr>
            <w:noProof/>
            <w:webHidden/>
          </w:rPr>
          <w:t>1</w:t>
        </w:r>
        <w:r w:rsidR="007C3A93">
          <w:rPr>
            <w:noProof/>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143" w:history="1">
        <w:r w:rsidR="007C3A93" w:rsidRPr="002C468C">
          <w:rPr>
            <w:rStyle w:val="Hyperlink"/>
            <w:noProof/>
          </w:rPr>
          <w:t>EnergyPlus Runtime Language</w:t>
        </w:r>
        <w:r w:rsidR="007C3A93">
          <w:rPr>
            <w:noProof/>
            <w:webHidden/>
          </w:rPr>
          <w:tab/>
        </w:r>
        <w:r w:rsidR="007C3A93">
          <w:rPr>
            <w:noProof/>
            <w:webHidden/>
          </w:rPr>
          <w:fldChar w:fldCharType="begin"/>
        </w:r>
        <w:r w:rsidR="007C3A93">
          <w:rPr>
            <w:noProof/>
            <w:webHidden/>
          </w:rPr>
          <w:instrText xml:space="preserve"> PAGEREF _Toc367348143 \h </w:instrText>
        </w:r>
        <w:r w:rsidR="007C3A93">
          <w:rPr>
            <w:noProof/>
            <w:webHidden/>
          </w:rPr>
        </w:r>
        <w:r w:rsidR="007C3A93">
          <w:rPr>
            <w:noProof/>
            <w:webHidden/>
          </w:rPr>
          <w:fldChar w:fldCharType="separate"/>
        </w:r>
        <w:r>
          <w:rPr>
            <w:noProof/>
            <w:webHidden/>
          </w:rPr>
          <w:t>2</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44" w:history="1">
        <w:r w:rsidR="007C3A93" w:rsidRPr="002C468C">
          <w:rPr>
            <w:rStyle w:val="Hyperlink"/>
            <w:noProof/>
          </w:rPr>
          <w:t>Statement Keywords</w:t>
        </w:r>
        <w:r w:rsidR="007C3A93">
          <w:rPr>
            <w:noProof/>
            <w:webHidden/>
          </w:rPr>
          <w:tab/>
        </w:r>
        <w:r w:rsidR="007C3A93">
          <w:rPr>
            <w:noProof/>
            <w:webHidden/>
          </w:rPr>
          <w:fldChar w:fldCharType="begin"/>
        </w:r>
        <w:r w:rsidR="007C3A93">
          <w:rPr>
            <w:noProof/>
            <w:webHidden/>
          </w:rPr>
          <w:instrText xml:space="preserve"> PAGEREF _Toc367348144 \h </w:instrText>
        </w:r>
        <w:r w:rsidR="007C3A93">
          <w:rPr>
            <w:noProof/>
            <w:webHidden/>
          </w:rPr>
        </w:r>
        <w:r w:rsidR="007C3A93">
          <w:rPr>
            <w:noProof/>
            <w:webHidden/>
          </w:rPr>
          <w:fldChar w:fldCharType="separate"/>
        </w:r>
        <w:r>
          <w:rPr>
            <w:noProof/>
            <w:webHidden/>
          </w:rPr>
          <w:t>2</w:t>
        </w:r>
        <w:r w:rsidR="007C3A93">
          <w:rPr>
            <w:noProof/>
            <w:webHidden/>
          </w:rPr>
          <w:fldChar w:fldCharType="end"/>
        </w:r>
      </w:hyperlink>
    </w:p>
    <w:p w:rsidR="007C3A93" w:rsidRDefault="00B03493">
      <w:pPr>
        <w:pStyle w:val="TOC4"/>
        <w:rPr>
          <w:rFonts w:asciiTheme="minorHAnsi" w:eastAsiaTheme="minorEastAsia" w:hAnsiTheme="minorHAnsi" w:cstheme="minorBidi"/>
          <w:szCs w:val="22"/>
        </w:rPr>
      </w:pPr>
      <w:hyperlink w:anchor="_Toc367348145" w:history="1">
        <w:r w:rsidR="007C3A93" w:rsidRPr="002C468C">
          <w:rPr>
            <w:rStyle w:val="Hyperlink"/>
          </w:rPr>
          <w:t>Table 1. Statement Keywords for Erl</w:t>
        </w:r>
        <w:r w:rsidR="007C3A93">
          <w:rPr>
            <w:webHidden/>
          </w:rPr>
          <w:tab/>
        </w:r>
        <w:r w:rsidR="007C3A93">
          <w:rPr>
            <w:webHidden/>
          </w:rPr>
          <w:fldChar w:fldCharType="begin"/>
        </w:r>
        <w:r w:rsidR="007C3A93">
          <w:rPr>
            <w:webHidden/>
          </w:rPr>
          <w:instrText xml:space="preserve"> PAGEREF _Toc367348145 \h </w:instrText>
        </w:r>
        <w:r w:rsidR="007C3A93">
          <w:rPr>
            <w:webHidden/>
          </w:rPr>
        </w:r>
        <w:r w:rsidR="007C3A93">
          <w:rPr>
            <w:webHidden/>
          </w:rPr>
          <w:fldChar w:fldCharType="separate"/>
        </w:r>
        <w:r>
          <w:rPr>
            <w:webHidden/>
          </w:rPr>
          <w:t>2</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46" w:history="1">
        <w:r w:rsidR="007C3A93" w:rsidRPr="002C468C">
          <w:rPr>
            <w:rStyle w:val="Hyperlink"/>
          </w:rPr>
          <w:t>Rules for IF blocks:</w:t>
        </w:r>
        <w:r w:rsidR="007C3A93">
          <w:rPr>
            <w:webHidden/>
          </w:rPr>
          <w:tab/>
        </w:r>
        <w:r w:rsidR="007C3A93">
          <w:rPr>
            <w:webHidden/>
          </w:rPr>
          <w:fldChar w:fldCharType="begin"/>
        </w:r>
        <w:r w:rsidR="007C3A93">
          <w:rPr>
            <w:webHidden/>
          </w:rPr>
          <w:instrText xml:space="preserve"> PAGEREF _Toc367348146 \h </w:instrText>
        </w:r>
        <w:r w:rsidR="007C3A93">
          <w:rPr>
            <w:webHidden/>
          </w:rPr>
        </w:r>
        <w:r w:rsidR="007C3A93">
          <w:rPr>
            <w:webHidden/>
          </w:rPr>
          <w:fldChar w:fldCharType="separate"/>
        </w:r>
        <w:r>
          <w:rPr>
            <w:webHidden/>
          </w:rPr>
          <w:t>2</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47" w:history="1">
        <w:r w:rsidR="007C3A93" w:rsidRPr="002C468C">
          <w:rPr>
            <w:rStyle w:val="Hyperlink"/>
          </w:rPr>
          <w:t>Rules for WHILE blocks:</w:t>
        </w:r>
        <w:r w:rsidR="007C3A93">
          <w:rPr>
            <w:webHidden/>
          </w:rPr>
          <w:tab/>
        </w:r>
        <w:r w:rsidR="007C3A93">
          <w:rPr>
            <w:webHidden/>
          </w:rPr>
          <w:fldChar w:fldCharType="begin"/>
        </w:r>
        <w:r w:rsidR="007C3A93">
          <w:rPr>
            <w:webHidden/>
          </w:rPr>
          <w:instrText xml:space="preserve"> PAGEREF _Toc367348147 \h </w:instrText>
        </w:r>
        <w:r w:rsidR="007C3A93">
          <w:rPr>
            <w:webHidden/>
          </w:rPr>
        </w:r>
        <w:r w:rsidR="007C3A93">
          <w:rPr>
            <w:webHidden/>
          </w:rPr>
          <w:fldChar w:fldCharType="separate"/>
        </w:r>
        <w:r>
          <w:rPr>
            <w:webHidden/>
          </w:rPr>
          <w:t>3</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48" w:history="1">
        <w:r w:rsidR="007C3A93" w:rsidRPr="002C468C">
          <w:rPr>
            <w:rStyle w:val="Hyperlink"/>
            <w:noProof/>
          </w:rPr>
          <w:t>Variables</w:t>
        </w:r>
        <w:r w:rsidR="007C3A93">
          <w:rPr>
            <w:noProof/>
            <w:webHidden/>
          </w:rPr>
          <w:tab/>
        </w:r>
        <w:r w:rsidR="007C3A93">
          <w:rPr>
            <w:noProof/>
            <w:webHidden/>
          </w:rPr>
          <w:fldChar w:fldCharType="begin"/>
        </w:r>
        <w:r w:rsidR="007C3A93">
          <w:rPr>
            <w:noProof/>
            <w:webHidden/>
          </w:rPr>
          <w:instrText xml:space="preserve"> PAGEREF _Toc367348148 \h </w:instrText>
        </w:r>
        <w:r w:rsidR="007C3A93">
          <w:rPr>
            <w:noProof/>
            <w:webHidden/>
          </w:rPr>
        </w:r>
        <w:r w:rsidR="007C3A93">
          <w:rPr>
            <w:noProof/>
            <w:webHidden/>
          </w:rPr>
          <w:fldChar w:fldCharType="separate"/>
        </w:r>
        <w:r>
          <w:rPr>
            <w:noProof/>
            <w:webHidden/>
          </w:rPr>
          <w:t>3</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149" w:history="1">
        <w:r w:rsidR="007C3A93" w:rsidRPr="002C468C">
          <w:rPr>
            <w:rStyle w:val="Hyperlink"/>
          </w:rPr>
          <w:t>Built-In Variables</w:t>
        </w:r>
        <w:r w:rsidR="007C3A93">
          <w:rPr>
            <w:webHidden/>
          </w:rPr>
          <w:tab/>
        </w:r>
        <w:r w:rsidR="007C3A93">
          <w:rPr>
            <w:webHidden/>
          </w:rPr>
          <w:fldChar w:fldCharType="begin"/>
        </w:r>
        <w:r w:rsidR="007C3A93">
          <w:rPr>
            <w:webHidden/>
          </w:rPr>
          <w:instrText xml:space="preserve"> PAGEREF _Toc367348149 \h </w:instrText>
        </w:r>
        <w:r w:rsidR="007C3A93">
          <w:rPr>
            <w:webHidden/>
          </w:rPr>
        </w:r>
        <w:r w:rsidR="007C3A93">
          <w:rPr>
            <w:webHidden/>
          </w:rPr>
          <w:fldChar w:fldCharType="separate"/>
        </w:r>
        <w:r>
          <w:rPr>
            <w:webHidden/>
          </w:rPr>
          <w:t>5</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150" w:history="1">
        <w:r w:rsidR="007C3A93" w:rsidRPr="002C468C">
          <w:rPr>
            <w:rStyle w:val="Hyperlink"/>
          </w:rPr>
          <w:t>Table 2. Built-In Unique Variables for Erl</w:t>
        </w:r>
        <w:r w:rsidR="007C3A93">
          <w:rPr>
            <w:webHidden/>
          </w:rPr>
          <w:tab/>
        </w:r>
        <w:r w:rsidR="007C3A93">
          <w:rPr>
            <w:webHidden/>
          </w:rPr>
          <w:fldChar w:fldCharType="begin"/>
        </w:r>
        <w:r w:rsidR="007C3A93">
          <w:rPr>
            <w:webHidden/>
          </w:rPr>
          <w:instrText xml:space="preserve"> PAGEREF _Toc367348150 \h </w:instrText>
        </w:r>
        <w:r w:rsidR="007C3A93">
          <w:rPr>
            <w:webHidden/>
          </w:rPr>
        </w:r>
        <w:r w:rsidR="007C3A93">
          <w:rPr>
            <w:webHidden/>
          </w:rPr>
          <w:fldChar w:fldCharType="separate"/>
        </w:r>
        <w:r>
          <w:rPr>
            <w:webHidden/>
          </w:rPr>
          <w:t>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51" w:history="1">
        <w:r w:rsidR="007C3A93" w:rsidRPr="002C468C">
          <w:rPr>
            <w:rStyle w:val="Hyperlink"/>
          </w:rPr>
          <w:t>Trend Variables</w:t>
        </w:r>
        <w:r w:rsidR="007C3A93">
          <w:rPr>
            <w:webHidden/>
          </w:rPr>
          <w:tab/>
        </w:r>
        <w:r w:rsidR="007C3A93">
          <w:rPr>
            <w:webHidden/>
          </w:rPr>
          <w:fldChar w:fldCharType="begin"/>
        </w:r>
        <w:r w:rsidR="007C3A93">
          <w:rPr>
            <w:webHidden/>
          </w:rPr>
          <w:instrText xml:space="preserve"> PAGEREF _Toc367348151 \h </w:instrText>
        </w:r>
        <w:r w:rsidR="007C3A93">
          <w:rPr>
            <w:webHidden/>
          </w:rPr>
        </w:r>
        <w:r w:rsidR="007C3A93">
          <w:rPr>
            <w:webHidden/>
          </w:rPr>
          <w:fldChar w:fldCharType="separate"/>
        </w:r>
        <w:r>
          <w:rPr>
            <w:webHidden/>
          </w:rPr>
          <w:t>6</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52" w:history="1">
        <w:r w:rsidR="007C3A93" w:rsidRPr="002C468C">
          <w:rPr>
            <w:rStyle w:val="Hyperlink"/>
            <w:noProof/>
          </w:rPr>
          <w:t>Expressions</w:t>
        </w:r>
        <w:r w:rsidR="007C3A93">
          <w:rPr>
            <w:noProof/>
            <w:webHidden/>
          </w:rPr>
          <w:tab/>
        </w:r>
        <w:r w:rsidR="007C3A93">
          <w:rPr>
            <w:noProof/>
            <w:webHidden/>
          </w:rPr>
          <w:fldChar w:fldCharType="begin"/>
        </w:r>
        <w:r w:rsidR="007C3A93">
          <w:rPr>
            <w:noProof/>
            <w:webHidden/>
          </w:rPr>
          <w:instrText xml:space="preserve"> PAGEREF _Toc367348152 \h </w:instrText>
        </w:r>
        <w:r w:rsidR="007C3A93">
          <w:rPr>
            <w:noProof/>
            <w:webHidden/>
          </w:rPr>
        </w:r>
        <w:r w:rsidR="007C3A93">
          <w:rPr>
            <w:noProof/>
            <w:webHidden/>
          </w:rPr>
          <w:fldChar w:fldCharType="separate"/>
        </w:r>
        <w:r>
          <w:rPr>
            <w:noProof/>
            <w:webHidden/>
          </w:rPr>
          <w:t>6</w:t>
        </w:r>
        <w:r w:rsidR="007C3A93">
          <w:rPr>
            <w:noProof/>
            <w:webHidden/>
          </w:rPr>
          <w:fldChar w:fldCharType="end"/>
        </w:r>
      </w:hyperlink>
    </w:p>
    <w:p w:rsidR="007C3A93" w:rsidRDefault="00B03493">
      <w:pPr>
        <w:pStyle w:val="TOC4"/>
        <w:rPr>
          <w:rFonts w:asciiTheme="minorHAnsi" w:eastAsiaTheme="minorEastAsia" w:hAnsiTheme="minorHAnsi" w:cstheme="minorBidi"/>
          <w:szCs w:val="22"/>
        </w:rPr>
      </w:pPr>
      <w:hyperlink w:anchor="_Toc367348153" w:history="1">
        <w:r w:rsidR="007C3A93" w:rsidRPr="002C468C">
          <w:rPr>
            <w:rStyle w:val="Hyperlink"/>
          </w:rPr>
          <w:t>Table 3. Operators for Erl</w:t>
        </w:r>
        <w:r w:rsidR="007C3A93">
          <w:rPr>
            <w:webHidden/>
          </w:rPr>
          <w:tab/>
        </w:r>
        <w:r w:rsidR="007C3A93">
          <w:rPr>
            <w:webHidden/>
          </w:rPr>
          <w:fldChar w:fldCharType="begin"/>
        </w:r>
        <w:r w:rsidR="007C3A93">
          <w:rPr>
            <w:webHidden/>
          </w:rPr>
          <w:instrText xml:space="preserve"> PAGEREF _Toc367348153 \h </w:instrText>
        </w:r>
        <w:r w:rsidR="007C3A93">
          <w:rPr>
            <w:webHidden/>
          </w:rPr>
        </w:r>
        <w:r w:rsidR="007C3A93">
          <w:rPr>
            <w:webHidden/>
          </w:rPr>
          <w:fldChar w:fldCharType="separate"/>
        </w:r>
        <w:r>
          <w:rPr>
            <w:webHidden/>
          </w:rPr>
          <w:t>6</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54" w:history="1">
        <w:r w:rsidR="007C3A93" w:rsidRPr="002C468C">
          <w:rPr>
            <w:rStyle w:val="Hyperlink"/>
            <w:noProof/>
          </w:rPr>
          <w:t>Built-In Functions</w:t>
        </w:r>
        <w:r w:rsidR="007C3A93">
          <w:rPr>
            <w:noProof/>
            <w:webHidden/>
          </w:rPr>
          <w:tab/>
        </w:r>
        <w:r w:rsidR="007C3A93">
          <w:rPr>
            <w:noProof/>
            <w:webHidden/>
          </w:rPr>
          <w:fldChar w:fldCharType="begin"/>
        </w:r>
        <w:r w:rsidR="007C3A93">
          <w:rPr>
            <w:noProof/>
            <w:webHidden/>
          </w:rPr>
          <w:instrText xml:space="preserve"> PAGEREF _Toc367348154 \h </w:instrText>
        </w:r>
        <w:r w:rsidR="007C3A93">
          <w:rPr>
            <w:noProof/>
            <w:webHidden/>
          </w:rPr>
        </w:r>
        <w:r w:rsidR="007C3A93">
          <w:rPr>
            <w:noProof/>
            <w:webHidden/>
          </w:rPr>
          <w:fldChar w:fldCharType="separate"/>
        </w:r>
        <w:r>
          <w:rPr>
            <w:noProof/>
            <w:webHidden/>
          </w:rPr>
          <w:t>7</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155" w:history="1">
        <w:r w:rsidR="007C3A93" w:rsidRPr="002C468C">
          <w:rPr>
            <w:rStyle w:val="Hyperlink"/>
          </w:rPr>
          <w:t>Built-in Math Functions</w:t>
        </w:r>
        <w:r w:rsidR="007C3A93">
          <w:rPr>
            <w:webHidden/>
          </w:rPr>
          <w:tab/>
        </w:r>
        <w:r w:rsidR="007C3A93">
          <w:rPr>
            <w:webHidden/>
          </w:rPr>
          <w:fldChar w:fldCharType="begin"/>
        </w:r>
        <w:r w:rsidR="007C3A93">
          <w:rPr>
            <w:webHidden/>
          </w:rPr>
          <w:instrText xml:space="preserve"> PAGEREF _Toc367348155 \h </w:instrText>
        </w:r>
        <w:r w:rsidR="007C3A93">
          <w:rPr>
            <w:webHidden/>
          </w:rPr>
        </w:r>
        <w:r w:rsidR="007C3A93">
          <w:rPr>
            <w:webHidden/>
          </w:rPr>
          <w:fldChar w:fldCharType="separate"/>
        </w:r>
        <w:r>
          <w:rPr>
            <w:webHidden/>
          </w:rPr>
          <w:t>8</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156" w:history="1">
        <w:r w:rsidR="007C3A93" w:rsidRPr="002C468C">
          <w:rPr>
            <w:rStyle w:val="Hyperlink"/>
          </w:rPr>
          <w:t>Table 4. Built-in Math Functions for Erl</w:t>
        </w:r>
        <w:r w:rsidR="007C3A93">
          <w:rPr>
            <w:webHidden/>
          </w:rPr>
          <w:tab/>
        </w:r>
        <w:r w:rsidR="007C3A93">
          <w:rPr>
            <w:webHidden/>
          </w:rPr>
          <w:fldChar w:fldCharType="begin"/>
        </w:r>
        <w:r w:rsidR="007C3A93">
          <w:rPr>
            <w:webHidden/>
          </w:rPr>
          <w:instrText xml:space="preserve"> PAGEREF _Toc367348156 \h </w:instrText>
        </w:r>
        <w:r w:rsidR="007C3A93">
          <w:rPr>
            <w:webHidden/>
          </w:rPr>
        </w:r>
        <w:r w:rsidR="007C3A93">
          <w:rPr>
            <w:webHidden/>
          </w:rPr>
          <w:fldChar w:fldCharType="separate"/>
        </w:r>
        <w:r>
          <w:rPr>
            <w:webHidden/>
          </w:rPr>
          <w:t>8</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57" w:history="1">
        <w:r w:rsidR="007C3A93" w:rsidRPr="002C468C">
          <w:rPr>
            <w:rStyle w:val="Hyperlink"/>
          </w:rPr>
          <w:t>Built-In Simulation Management Functions</w:t>
        </w:r>
        <w:r w:rsidR="007C3A93">
          <w:rPr>
            <w:webHidden/>
          </w:rPr>
          <w:tab/>
        </w:r>
        <w:r w:rsidR="007C3A93">
          <w:rPr>
            <w:webHidden/>
          </w:rPr>
          <w:fldChar w:fldCharType="begin"/>
        </w:r>
        <w:r w:rsidR="007C3A93">
          <w:rPr>
            <w:webHidden/>
          </w:rPr>
          <w:instrText xml:space="preserve"> PAGEREF _Toc367348157 \h </w:instrText>
        </w:r>
        <w:r w:rsidR="007C3A93">
          <w:rPr>
            <w:webHidden/>
          </w:rPr>
        </w:r>
        <w:r w:rsidR="007C3A93">
          <w:rPr>
            <w:webHidden/>
          </w:rPr>
          <w:fldChar w:fldCharType="separate"/>
        </w:r>
        <w:r>
          <w:rPr>
            <w:webHidden/>
          </w:rPr>
          <w:t>9</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158" w:history="1">
        <w:r w:rsidR="007C3A93" w:rsidRPr="002C468C">
          <w:rPr>
            <w:rStyle w:val="Hyperlink"/>
          </w:rPr>
          <w:t>Table 5. Built-in EnergyPlus Simulation Management Functions for Erl</w:t>
        </w:r>
        <w:r w:rsidR="007C3A93">
          <w:rPr>
            <w:webHidden/>
          </w:rPr>
          <w:tab/>
        </w:r>
        <w:r w:rsidR="007C3A93">
          <w:rPr>
            <w:webHidden/>
          </w:rPr>
          <w:fldChar w:fldCharType="begin"/>
        </w:r>
        <w:r w:rsidR="007C3A93">
          <w:rPr>
            <w:webHidden/>
          </w:rPr>
          <w:instrText xml:space="preserve"> PAGEREF _Toc367348158 \h </w:instrText>
        </w:r>
        <w:r w:rsidR="007C3A93">
          <w:rPr>
            <w:webHidden/>
          </w:rPr>
        </w:r>
        <w:r w:rsidR="007C3A93">
          <w:rPr>
            <w:webHidden/>
          </w:rPr>
          <w:fldChar w:fldCharType="separate"/>
        </w:r>
        <w:r>
          <w:rPr>
            <w:webHidden/>
          </w:rPr>
          <w:t>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59" w:history="1">
        <w:r w:rsidR="007C3A93" w:rsidRPr="002C468C">
          <w:rPr>
            <w:rStyle w:val="Hyperlink"/>
          </w:rPr>
          <w:t>Built-in Trend Variable Functions</w:t>
        </w:r>
        <w:r w:rsidR="007C3A93">
          <w:rPr>
            <w:webHidden/>
          </w:rPr>
          <w:tab/>
        </w:r>
        <w:r w:rsidR="007C3A93">
          <w:rPr>
            <w:webHidden/>
          </w:rPr>
          <w:fldChar w:fldCharType="begin"/>
        </w:r>
        <w:r w:rsidR="007C3A93">
          <w:rPr>
            <w:webHidden/>
          </w:rPr>
          <w:instrText xml:space="preserve"> PAGEREF _Toc367348159 \h </w:instrText>
        </w:r>
        <w:r w:rsidR="007C3A93">
          <w:rPr>
            <w:webHidden/>
          </w:rPr>
        </w:r>
        <w:r w:rsidR="007C3A93">
          <w:rPr>
            <w:webHidden/>
          </w:rPr>
          <w:fldChar w:fldCharType="separate"/>
        </w:r>
        <w:r>
          <w:rPr>
            <w:webHidden/>
          </w:rPr>
          <w:t>9</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160" w:history="1">
        <w:r w:rsidR="007C3A93" w:rsidRPr="002C468C">
          <w:rPr>
            <w:rStyle w:val="Hyperlink"/>
          </w:rPr>
          <w:t>Table 6. Built-in Functions for Trend Variables in Erl</w:t>
        </w:r>
        <w:r w:rsidR="007C3A93">
          <w:rPr>
            <w:webHidden/>
          </w:rPr>
          <w:tab/>
        </w:r>
        <w:r w:rsidR="007C3A93">
          <w:rPr>
            <w:webHidden/>
          </w:rPr>
          <w:fldChar w:fldCharType="begin"/>
        </w:r>
        <w:r w:rsidR="007C3A93">
          <w:rPr>
            <w:webHidden/>
          </w:rPr>
          <w:instrText xml:space="preserve"> PAGEREF _Toc367348160 \h </w:instrText>
        </w:r>
        <w:r w:rsidR="007C3A93">
          <w:rPr>
            <w:webHidden/>
          </w:rPr>
        </w:r>
        <w:r w:rsidR="007C3A93">
          <w:rPr>
            <w:webHidden/>
          </w:rPr>
          <w:fldChar w:fldCharType="separate"/>
        </w:r>
        <w:r>
          <w:rPr>
            <w:webHidden/>
          </w:rPr>
          <w:t>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61" w:history="1">
        <w:r w:rsidR="007C3A93" w:rsidRPr="002C468C">
          <w:rPr>
            <w:rStyle w:val="Hyperlink"/>
          </w:rPr>
          <w:t>Built-in Psychrometric Functions</w:t>
        </w:r>
        <w:r w:rsidR="007C3A93">
          <w:rPr>
            <w:webHidden/>
          </w:rPr>
          <w:tab/>
        </w:r>
        <w:r w:rsidR="007C3A93">
          <w:rPr>
            <w:webHidden/>
          </w:rPr>
          <w:fldChar w:fldCharType="begin"/>
        </w:r>
        <w:r w:rsidR="007C3A93">
          <w:rPr>
            <w:webHidden/>
          </w:rPr>
          <w:instrText xml:space="preserve"> PAGEREF _Toc367348161 \h </w:instrText>
        </w:r>
        <w:r w:rsidR="007C3A93">
          <w:rPr>
            <w:webHidden/>
          </w:rPr>
        </w:r>
        <w:r w:rsidR="007C3A93">
          <w:rPr>
            <w:webHidden/>
          </w:rPr>
          <w:fldChar w:fldCharType="separate"/>
        </w:r>
        <w:r>
          <w:rPr>
            <w:webHidden/>
          </w:rPr>
          <w:t>10</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162" w:history="1">
        <w:r w:rsidR="007C3A93" w:rsidRPr="002C468C">
          <w:rPr>
            <w:rStyle w:val="Hyperlink"/>
          </w:rPr>
          <w:t>Table 7. Built-in Psychrometric Functions for Erl</w:t>
        </w:r>
        <w:r w:rsidR="007C3A93">
          <w:rPr>
            <w:webHidden/>
          </w:rPr>
          <w:tab/>
        </w:r>
        <w:r w:rsidR="007C3A93">
          <w:rPr>
            <w:webHidden/>
          </w:rPr>
          <w:fldChar w:fldCharType="begin"/>
        </w:r>
        <w:r w:rsidR="007C3A93">
          <w:rPr>
            <w:webHidden/>
          </w:rPr>
          <w:instrText xml:space="preserve"> PAGEREF _Toc367348162 \h </w:instrText>
        </w:r>
        <w:r w:rsidR="007C3A93">
          <w:rPr>
            <w:webHidden/>
          </w:rPr>
        </w:r>
        <w:r w:rsidR="007C3A93">
          <w:rPr>
            <w:webHidden/>
          </w:rPr>
          <w:fldChar w:fldCharType="separate"/>
        </w:r>
        <w:r>
          <w:rPr>
            <w:webHidden/>
          </w:rPr>
          <w:t>10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63" w:history="1">
        <w:r w:rsidR="007C3A93" w:rsidRPr="002C468C">
          <w:rPr>
            <w:rStyle w:val="Hyperlink"/>
          </w:rPr>
          <w:t>Built-in Curve and Table Functions</w:t>
        </w:r>
        <w:r w:rsidR="007C3A93">
          <w:rPr>
            <w:webHidden/>
          </w:rPr>
          <w:tab/>
        </w:r>
        <w:r w:rsidR="007C3A93">
          <w:rPr>
            <w:webHidden/>
          </w:rPr>
          <w:fldChar w:fldCharType="begin"/>
        </w:r>
        <w:r w:rsidR="007C3A93">
          <w:rPr>
            <w:webHidden/>
          </w:rPr>
          <w:instrText xml:space="preserve"> PAGEREF _Toc367348163 \h </w:instrText>
        </w:r>
        <w:r w:rsidR="007C3A93">
          <w:rPr>
            <w:webHidden/>
          </w:rPr>
        </w:r>
        <w:r w:rsidR="007C3A93">
          <w:rPr>
            <w:webHidden/>
          </w:rPr>
          <w:fldChar w:fldCharType="separate"/>
        </w:r>
        <w:r>
          <w:rPr>
            <w:webHidden/>
          </w:rPr>
          <w:t>12</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164" w:history="1">
        <w:r w:rsidR="007C3A93" w:rsidRPr="002C468C">
          <w:rPr>
            <w:rStyle w:val="Hyperlink"/>
          </w:rPr>
          <w:t>Table 8. Built-in Function for Accessing Curves and Tables</w:t>
        </w:r>
        <w:r w:rsidR="007C3A93">
          <w:rPr>
            <w:webHidden/>
          </w:rPr>
          <w:tab/>
        </w:r>
        <w:r w:rsidR="007C3A93">
          <w:rPr>
            <w:webHidden/>
          </w:rPr>
          <w:fldChar w:fldCharType="begin"/>
        </w:r>
        <w:r w:rsidR="007C3A93">
          <w:rPr>
            <w:webHidden/>
          </w:rPr>
          <w:instrText xml:space="preserve"> PAGEREF _Toc367348164 \h </w:instrText>
        </w:r>
        <w:r w:rsidR="007C3A93">
          <w:rPr>
            <w:webHidden/>
          </w:rPr>
        </w:r>
        <w:r w:rsidR="007C3A93">
          <w:rPr>
            <w:webHidden/>
          </w:rPr>
          <w:fldChar w:fldCharType="separate"/>
        </w:r>
        <w:r>
          <w:rPr>
            <w:webHidden/>
          </w:rPr>
          <w:t>12</w:t>
        </w:r>
        <w:r w:rsidR="007C3A93">
          <w:rPr>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165" w:history="1">
        <w:r w:rsidR="007C3A93" w:rsidRPr="002C468C">
          <w:rPr>
            <w:rStyle w:val="Hyperlink"/>
            <w:noProof/>
          </w:rPr>
          <w:t>Internal Variables</w:t>
        </w:r>
        <w:r w:rsidR="007C3A93">
          <w:rPr>
            <w:noProof/>
            <w:webHidden/>
          </w:rPr>
          <w:tab/>
        </w:r>
        <w:r w:rsidR="007C3A93">
          <w:rPr>
            <w:noProof/>
            <w:webHidden/>
          </w:rPr>
          <w:fldChar w:fldCharType="begin"/>
        </w:r>
        <w:r w:rsidR="007C3A93">
          <w:rPr>
            <w:noProof/>
            <w:webHidden/>
          </w:rPr>
          <w:instrText xml:space="preserve"> PAGEREF _Toc367348165 \h </w:instrText>
        </w:r>
        <w:r w:rsidR="007C3A93">
          <w:rPr>
            <w:noProof/>
            <w:webHidden/>
          </w:rPr>
        </w:r>
        <w:r w:rsidR="007C3A93">
          <w:rPr>
            <w:noProof/>
            <w:webHidden/>
          </w:rPr>
          <w:fldChar w:fldCharType="separate"/>
        </w:r>
        <w:r>
          <w:rPr>
            <w:noProof/>
            <w:webHidden/>
          </w:rPr>
          <w:t>14</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66" w:history="1">
        <w:r w:rsidR="007C3A93" w:rsidRPr="002C468C">
          <w:rPr>
            <w:rStyle w:val="Hyperlink"/>
            <w:noProof/>
          </w:rPr>
          <w:t>Zone Geometry</w:t>
        </w:r>
        <w:r w:rsidR="007C3A93">
          <w:rPr>
            <w:noProof/>
            <w:webHidden/>
          </w:rPr>
          <w:tab/>
        </w:r>
        <w:r w:rsidR="007C3A93">
          <w:rPr>
            <w:noProof/>
            <w:webHidden/>
          </w:rPr>
          <w:fldChar w:fldCharType="begin"/>
        </w:r>
        <w:r w:rsidR="007C3A93">
          <w:rPr>
            <w:noProof/>
            <w:webHidden/>
          </w:rPr>
          <w:instrText xml:space="preserve"> PAGEREF _Toc367348166 \h </w:instrText>
        </w:r>
        <w:r w:rsidR="007C3A93">
          <w:rPr>
            <w:noProof/>
            <w:webHidden/>
          </w:rPr>
        </w:r>
        <w:r w:rsidR="007C3A93">
          <w:rPr>
            <w:noProof/>
            <w:webHidden/>
          </w:rPr>
          <w:fldChar w:fldCharType="separate"/>
        </w:r>
        <w:r>
          <w:rPr>
            <w:noProof/>
            <w:webHidden/>
          </w:rPr>
          <w:t>14</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67" w:history="1">
        <w:r w:rsidR="007C3A93" w:rsidRPr="002C468C">
          <w:rPr>
            <w:rStyle w:val="Hyperlink"/>
            <w:noProof/>
          </w:rPr>
          <w:t>Internal Gains</w:t>
        </w:r>
        <w:r w:rsidR="007C3A93">
          <w:rPr>
            <w:noProof/>
            <w:webHidden/>
          </w:rPr>
          <w:tab/>
        </w:r>
        <w:r w:rsidR="007C3A93">
          <w:rPr>
            <w:noProof/>
            <w:webHidden/>
          </w:rPr>
          <w:fldChar w:fldCharType="begin"/>
        </w:r>
        <w:r w:rsidR="007C3A93">
          <w:rPr>
            <w:noProof/>
            <w:webHidden/>
          </w:rPr>
          <w:instrText xml:space="preserve"> PAGEREF _Toc367348167 \h </w:instrText>
        </w:r>
        <w:r w:rsidR="007C3A93">
          <w:rPr>
            <w:noProof/>
            <w:webHidden/>
          </w:rPr>
        </w:r>
        <w:r w:rsidR="007C3A93">
          <w:rPr>
            <w:noProof/>
            <w:webHidden/>
          </w:rPr>
          <w:fldChar w:fldCharType="separate"/>
        </w:r>
        <w:r>
          <w:rPr>
            <w:noProof/>
            <w:webHidden/>
          </w:rPr>
          <w:t>14</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168" w:history="1">
        <w:r w:rsidR="007C3A93" w:rsidRPr="002C468C">
          <w:rPr>
            <w:rStyle w:val="Hyperlink"/>
          </w:rPr>
          <w:t>People Count Design Level</w:t>
        </w:r>
        <w:r w:rsidR="007C3A93">
          <w:rPr>
            <w:webHidden/>
          </w:rPr>
          <w:tab/>
        </w:r>
        <w:r w:rsidR="007C3A93">
          <w:rPr>
            <w:webHidden/>
          </w:rPr>
          <w:fldChar w:fldCharType="begin"/>
        </w:r>
        <w:r w:rsidR="007C3A93">
          <w:rPr>
            <w:webHidden/>
          </w:rPr>
          <w:instrText xml:space="preserve"> PAGEREF _Toc367348168 \h </w:instrText>
        </w:r>
        <w:r w:rsidR="007C3A93">
          <w:rPr>
            <w:webHidden/>
          </w:rPr>
        </w:r>
        <w:r w:rsidR="007C3A93">
          <w:rPr>
            <w:webHidden/>
          </w:rPr>
          <w:fldChar w:fldCharType="separate"/>
        </w:r>
        <w:r>
          <w:rPr>
            <w:webHidden/>
          </w:rPr>
          <w:t>14</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69" w:history="1">
        <w:r w:rsidR="007C3A93" w:rsidRPr="002C468C">
          <w:rPr>
            <w:rStyle w:val="Hyperlink"/>
          </w:rPr>
          <w:t>Lighting Power Design Level</w:t>
        </w:r>
        <w:r w:rsidR="007C3A93">
          <w:rPr>
            <w:webHidden/>
          </w:rPr>
          <w:tab/>
        </w:r>
        <w:r w:rsidR="007C3A93">
          <w:rPr>
            <w:webHidden/>
          </w:rPr>
          <w:fldChar w:fldCharType="begin"/>
        </w:r>
        <w:r w:rsidR="007C3A93">
          <w:rPr>
            <w:webHidden/>
          </w:rPr>
          <w:instrText xml:space="preserve"> PAGEREF _Toc367348169 \h </w:instrText>
        </w:r>
        <w:r w:rsidR="007C3A93">
          <w:rPr>
            <w:webHidden/>
          </w:rPr>
        </w:r>
        <w:r w:rsidR="007C3A93">
          <w:rPr>
            <w:webHidden/>
          </w:rPr>
          <w:fldChar w:fldCharType="separate"/>
        </w:r>
        <w:r>
          <w:rPr>
            <w:webHidden/>
          </w:rPr>
          <w:t>14</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0" w:history="1">
        <w:r w:rsidR="007C3A93" w:rsidRPr="002C468C">
          <w:rPr>
            <w:rStyle w:val="Hyperlink"/>
          </w:rPr>
          <w:t>Plug and Process Power Design Level</w:t>
        </w:r>
        <w:r w:rsidR="007C3A93">
          <w:rPr>
            <w:webHidden/>
          </w:rPr>
          <w:tab/>
        </w:r>
        <w:r w:rsidR="007C3A93">
          <w:rPr>
            <w:webHidden/>
          </w:rPr>
          <w:fldChar w:fldCharType="begin"/>
        </w:r>
        <w:r w:rsidR="007C3A93">
          <w:rPr>
            <w:webHidden/>
          </w:rPr>
          <w:instrText xml:space="preserve"> PAGEREF _Toc367348170 \h </w:instrText>
        </w:r>
        <w:r w:rsidR="007C3A93">
          <w:rPr>
            <w:webHidden/>
          </w:rPr>
        </w:r>
        <w:r w:rsidR="007C3A93">
          <w:rPr>
            <w:webHidden/>
          </w:rPr>
          <w:fldChar w:fldCharType="separate"/>
        </w:r>
        <w:r>
          <w:rPr>
            <w:webHidden/>
          </w:rPr>
          <w:t>15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1" w:history="1">
        <w:r w:rsidR="007C3A93" w:rsidRPr="002C468C">
          <w:rPr>
            <w:rStyle w:val="Hyperlink"/>
          </w:rPr>
          <w:t>Gas Process Power Design Level</w:t>
        </w:r>
        <w:r w:rsidR="007C3A93">
          <w:rPr>
            <w:webHidden/>
          </w:rPr>
          <w:tab/>
        </w:r>
        <w:r w:rsidR="007C3A93">
          <w:rPr>
            <w:webHidden/>
          </w:rPr>
          <w:fldChar w:fldCharType="begin"/>
        </w:r>
        <w:r w:rsidR="007C3A93">
          <w:rPr>
            <w:webHidden/>
          </w:rPr>
          <w:instrText xml:space="preserve"> PAGEREF _Toc367348171 \h </w:instrText>
        </w:r>
        <w:r w:rsidR="007C3A93">
          <w:rPr>
            <w:webHidden/>
          </w:rPr>
        </w:r>
        <w:r w:rsidR="007C3A93">
          <w:rPr>
            <w:webHidden/>
          </w:rPr>
          <w:fldChar w:fldCharType="separate"/>
        </w:r>
        <w:r>
          <w:rPr>
            <w:webHidden/>
          </w:rPr>
          <w:t>15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2" w:history="1">
        <w:r w:rsidR="007C3A93" w:rsidRPr="002C468C">
          <w:rPr>
            <w:rStyle w:val="Hyperlink"/>
          </w:rPr>
          <w:t>Process District Heat Design Level</w:t>
        </w:r>
        <w:r w:rsidR="007C3A93">
          <w:rPr>
            <w:webHidden/>
          </w:rPr>
          <w:tab/>
        </w:r>
        <w:r w:rsidR="007C3A93">
          <w:rPr>
            <w:webHidden/>
          </w:rPr>
          <w:fldChar w:fldCharType="begin"/>
        </w:r>
        <w:r w:rsidR="007C3A93">
          <w:rPr>
            <w:webHidden/>
          </w:rPr>
          <w:instrText xml:space="preserve"> PAGEREF _Toc367348172 \h </w:instrText>
        </w:r>
        <w:r w:rsidR="007C3A93">
          <w:rPr>
            <w:webHidden/>
          </w:rPr>
        </w:r>
        <w:r w:rsidR="007C3A93">
          <w:rPr>
            <w:webHidden/>
          </w:rPr>
          <w:fldChar w:fldCharType="separate"/>
        </w:r>
        <w:r>
          <w:rPr>
            <w:webHidden/>
          </w:rPr>
          <w:t>15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3" w:history="1">
        <w:r w:rsidR="007C3A93" w:rsidRPr="002C468C">
          <w:rPr>
            <w:rStyle w:val="Hyperlink"/>
          </w:rPr>
          <w:t>Process Steam District Heat Design Level</w:t>
        </w:r>
        <w:r w:rsidR="007C3A93">
          <w:rPr>
            <w:webHidden/>
          </w:rPr>
          <w:tab/>
        </w:r>
        <w:r w:rsidR="007C3A93">
          <w:rPr>
            <w:webHidden/>
          </w:rPr>
          <w:fldChar w:fldCharType="begin"/>
        </w:r>
        <w:r w:rsidR="007C3A93">
          <w:rPr>
            <w:webHidden/>
          </w:rPr>
          <w:instrText xml:space="preserve"> PAGEREF _Toc367348173 \h </w:instrText>
        </w:r>
        <w:r w:rsidR="007C3A93">
          <w:rPr>
            <w:webHidden/>
          </w:rPr>
        </w:r>
        <w:r w:rsidR="007C3A93">
          <w:rPr>
            <w:webHidden/>
          </w:rPr>
          <w:fldChar w:fldCharType="separate"/>
        </w:r>
        <w:r>
          <w:rPr>
            <w:webHidden/>
          </w:rPr>
          <w:t>15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4" w:history="1">
        <w:r w:rsidR="007C3A93" w:rsidRPr="002C468C">
          <w:rPr>
            <w:rStyle w:val="Hyperlink"/>
          </w:rPr>
          <w:t>Other Equipment Design Level</w:t>
        </w:r>
        <w:r w:rsidR="007C3A93">
          <w:rPr>
            <w:webHidden/>
          </w:rPr>
          <w:tab/>
        </w:r>
        <w:r w:rsidR="007C3A93">
          <w:rPr>
            <w:webHidden/>
          </w:rPr>
          <w:fldChar w:fldCharType="begin"/>
        </w:r>
        <w:r w:rsidR="007C3A93">
          <w:rPr>
            <w:webHidden/>
          </w:rPr>
          <w:instrText xml:space="preserve"> PAGEREF _Toc367348174 \h </w:instrText>
        </w:r>
        <w:r w:rsidR="007C3A93">
          <w:rPr>
            <w:webHidden/>
          </w:rPr>
        </w:r>
        <w:r w:rsidR="007C3A93">
          <w:rPr>
            <w:webHidden/>
          </w:rPr>
          <w:fldChar w:fldCharType="separate"/>
        </w:r>
        <w:r>
          <w:rPr>
            <w:webHidden/>
          </w:rPr>
          <w:t>15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5" w:history="1">
        <w:r w:rsidR="007C3A93" w:rsidRPr="002C468C">
          <w:rPr>
            <w:rStyle w:val="Hyperlink"/>
          </w:rPr>
          <w:t>Simple Zone Baseboard Capacity</w:t>
        </w:r>
        <w:r w:rsidR="007C3A93">
          <w:rPr>
            <w:webHidden/>
          </w:rPr>
          <w:tab/>
        </w:r>
        <w:r w:rsidR="007C3A93">
          <w:rPr>
            <w:webHidden/>
          </w:rPr>
          <w:fldChar w:fldCharType="begin"/>
        </w:r>
        <w:r w:rsidR="007C3A93">
          <w:rPr>
            <w:webHidden/>
          </w:rPr>
          <w:instrText xml:space="preserve"> PAGEREF _Toc367348175 \h </w:instrText>
        </w:r>
        <w:r w:rsidR="007C3A93">
          <w:rPr>
            <w:webHidden/>
          </w:rPr>
        </w:r>
        <w:r w:rsidR="007C3A93">
          <w:rPr>
            <w:webHidden/>
          </w:rPr>
          <w:fldChar w:fldCharType="separate"/>
        </w:r>
        <w:r>
          <w:rPr>
            <w:webHidden/>
          </w:rPr>
          <w:t>15</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76" w:history="1">
        <w:r w:rsidR="007C3A93" w:rsidRPr="002C468C">
          <w:rPr>
            <w:rStyle w:val="Hyperlink"/>
            <w:noProof/>
          </w:rPr>
          <w:t>HVAC Systems</w:t>
        </w:r>
        <w:r w:rsidR="007C3A93">
          <w:rPr>
            <w:noProof/>
            <w:webHidden/>
          </w:rPr>
          <w:tab/>
        </w:r>
        <w:r w:rsidR="007C3A93">
          <w:rPr>
            <w:noProof/>
            <w:webHidden/>
          </w:rPr>
          <w:fldChar w:fldCharType="begin"/>
        </w:r>
        <w:r w:rsidR="007C3A93">
          <w:rPr>
            <w:noProof/>
            <w:webHidden/>
          </w:rPr>
          <w:instrText xml:space="preserve"> PAGEREF _Toc367348176 \h </w:instrText>
        </w:r>
        <w:r w:rsidR="007C3A93">
          <w:rPr>
            <w:noProof/>
            <w:webHidden/>
          </w:rPr>
        </w:r>
        <w:r w:rsidR="007C3A93">
          <w:rPr>
            <w:noProof/>
            <w:webHidden/>
          </w:rPr>
          <w:fldChar w:fldCharType="separate"/>
        </w:r>
        <w:r>
          <w:rPr>
            <w:noProof/>
            <w:webHidden/>
          </w:rPr>
          <w:t>15</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177" w:history="1">
        <w:r w:rsidR="007C3A93" w:rsidRPr="002C468C">
          <w:rPr>
            <w:rStyle w:val="Hyperlink"/>
          </w:rPr>
          <w:t>AirTerminal:SingleDuct:Uncontrolled</w:t>
        </w:r>
        <w:r w:rsidR="007C3A93">
          <w:rPr>
            <w:webHidden/>
          </w:rPr>
          <w:tab/>
        </w:r>
        <w:r w:rsidR="007C3A93">
          <w:rPr>
            <w:webHidden/>
          </w:rPr>
          <w:fldChar w:fldCharType="begin"/>
        </w:r>
        <w:r w:rsidR="007C3A93">
          <w:rPr>
            <w:webHidden/>
          </w:rPr>
          <w:instrText xml:space="preserve"> PAGEREF _Toc367348177 \h </w:instrText>
        </w:r>
        <w:r w:rsidR="007C3A93">
          <w:rPr>
            <w:webHidden/>
          </w:rPr>
        </w:r>
        <w:r w:rsidR="007C3A93">
          <w:rPr>
            <w:webHidden/>
          </w:rPr>
          <w:fldChar w:fldCharType="separate"/>
        </w:r>
        <w:r>
          <w:rPr>
            <w:webHidden/>
          </w:rPr>
          <w:t>15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8" w:history="1">
        <w:r w:rsidR="007C3A93" w:rsidRPr="002C468C">
          <w:rPr>
            <w:rStyle w:val="Hyperlink"/>
          </w:rPr>
          <w:t>Fan Nominal Ratings</w:t>
        </w:r>
        <w:r w:rsidR="007C3A93">
          <w:rPr>
            <w:webHidden/>
          </w:rPr>
          <w:tab/>
        </w:r>
        <w:r w:rsidR="007C3A93">
          <w:rPr>
            <w:webHidden/>
          </w:rPr>
          <w:fldChar w:fldCharType="begin"/>
        </w:r>
        <w:r w:rsidR="007C3A93">
          <w:rPr>
            <w:webHidden/>
          </w:rPr>
          <w:instrText xml:space="preserve"> PAGEREF _Toc367348178 \h </w:instrText>
        </w:r>
        <w:r w:rsidR="007C3A93">
          <w:rPr>
            <w:webHidden/>
          </w:rPr>
        </w:r>
        <w:r w:rsidR="007C3A93">
          <w:rPr>
            <w:webHidden/>
          </w:rPr>
          <w:fldChar w:fldCharType="separate"/>
        </w:r>
        <w:r>
          <w:rPr>
            <w:webHidden/>
          </w:rPr>
          <w:t>16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79" w:history="1">
        <w:r w:rsidR="007C3A93" w:rsidRPr="002C468C">
          <w:rPr>
            <w:rStyle w:val="Hyperlink"/>
          </w:rPr>
          <w:t>Unitary HVAC Nominal Ratings</w:t>
        </w:r>
        <w:r w:rsidR="007C3A93">
          <w:rPr>
            <w:webHidden/>
          </w:rPr>
          <w:tab/>
        </w:r>
        <w:r w:rsidR="007C3A93">
          <w:rPr>
            <w:webHidden/>
          </w:rPr>
          <w:fldChar w:fldCharType="begin"/>
        </w:r>
        <w:r w:rsidR="007C3A93">
          <w:rPr>
            <w:webHidden/>
          </w:rPr>
          <w:instrText xml:space="preserve"> PAGEREF _Toc367348179 \h </w:instrText>
        </w:r>
        <w:r w:rsidR="007C3A93">
          <w:rPr>
            <w:webHidden/>
          </w:rPr>
        </w:r>
        <w:r w:rsidR="007C3A93">
          <w:rPr>
            <w:webHidden/>
          </w:rPr>
          <w:fldChar w:fldCharType="separate"/>
        </w:r>
        <w:r>
          <w:rPr>
            <w:webHidden/>
          </w:rPr>
          <w:t>16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80" w:history="1">
        <w:r w:rsidR="007C3A93" w:rsidRPr="002C468C">
          <w:rPr>
            <w:rStyle w:val="Hyperlink"/>
          </w:rPr>
          <w:t>Outdoor Air Mixer Nominal Ratings</w:t>
        </w:r>
        <w:r w:rsidR="007C3A93">
          <w:rPr>
            <w:webHidden/>
          </w:rPr>
          <w:tab/>
        </w:r>
        <w:r w:rsidR="007C3A93">
          <w:rPr>
            <w:webHidden/>
          </w:rPr>
          <w:fldChar w:fldCharType="begin"/>
        </w:r>
        <w:r w:rsidR="007C3A93">
          <w:rPr>
            <w:webHidden/>
          </w:rPr>
          <w:instrText xml:space="preserve"> PAGEREF _Toc367348180 \h </w:instrText>
        </w:r>
        <w:r w:rsidR="007C3A93">
          <w:rPr>
            <w:webHidden/>
          </w:rPr>
        </w:r>
        <w:r w:rsidR="007C3A93">
          <w:rPr>
            <w:webHidden/>
          </w:rPr>
          <w:fldChar w:fldCharType="separate"/>
        </w:r>
        <w:r>
          <w:rPr>
            <w:webHidden/>
          </w:rPr>
          <w:t>16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81" w:history="1">
        <w:r w:rsidR="007C3A93" w:rsidRPr="002C468C">
          <w:rPr>
            <w:rStyle w:val="Hyperlink"/>
          </w:rPr>
          <w:t>Pump Nominal Ratings</w:t>
        </w:r>
        <w:r w:rsidR="007C3A93">
          <w:rPr>
            <w:webHidden/>
          </w:rPr>
          <w:tab/>
        </w:r>
        <w:r w:rsidR="007C3A93">
          <w:rPr>
            <w:webHidden/>
          </w:rPr>
          <w:fldChar w:fldCharType="begin"/>
        </w:r>
        <w:r w:rsidR="007C3A93">
          <w:rPr>
            <w:webHidden/>
          </w:rPr>
          <w:instrText xml:space="preserve"> PAGEREF _Toc367348181 \h </w:instrText>
        </w:r>
        <w:r w:rsidR="007C3A93">
          <w:rPr>
            <w:webHidden/>
          </w:rPr>
        </w:r>
        <w:r w:rsidR="007C3A93">
          <w:rPr>
            <w:webHidden/>
          </w:rPr>
          <w:fldChar w:fldCharType="separate"/>
        </w:r>
        <w:r>
          <w:rPr>
            <w:webHidden/>
          </w:rPr>
          <w:t>17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82" w:history="1">
        <w:r w:rsidR="007C3A93" w:rsidRPr="002C468C">
          <w:rPr>
            <w:rStyle w:val="Hyperlink"/>
          </w:rPr>
          <w:t>Low Temperature Radiant Hydronic</w:t>
        </w:r>
        <w:r w:rsidR="007C3A93">
          <w:rPr>
            <w:webHidden/>
          </w:rPr>
          <w:tab/>
        </w:r>
        <w:r w:rsidR="007C3A93">
          <w:rPr>
            <w:webHidden/>
          </w:rPr>
          <w:fldChar w:fldCharType="begin"/>
        </w:r>
        <w:r w:rsidR="007C3A93">
          <w:rPr>
            <w:webHidden/>
          </w:rPr>
          <w:instrText xml:space="preserve"> PAGEREF _Toc367348182 \h </w:instrText>
        </w:r>
        <w:r w:rsidR="007C3A93">
          <w:rPr>
            <w:webHidden/>
          </w:rPr>
        </w:r>
        <w:r w:rsidR="007C3A93">
          <w:rPr>
            <w:webHidden/>
          </w:rPr>
          <w:fldChar w:fldCharType="separate"/>
        </w:r>
        <w:r>
          <w:rPr>
            <w:webHidden/>
          </w:rPr>
          <w:t>17</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83" w:history="1">
        <w:r w:rsidR="007C3A93" w:rsidRPr="002C468C">
          <w:rPr>
            <w:rStyle w:val="Hyperlink"/>
            <w:noProof/>
          </w:rPr>
          <w:t>On-Site Electricity Production</w:t>
        </w:r>
        <w:r w:rsidR="007C3A93">
          <w:rPr>
            <w:noProof/>
            <w:webHidden/>
          </w:rPr>
          <w:tab/>
        </w:r>
        <w:r w:rsidR="007C3A93">
          <w:rPr>
            <w:noProof/>
            <w:webHidden/>
          </w:rPr>
          <w:fldChar w:fldCharType="begin"/>
        </w:r>
        <w:r w:rsidR="007C3A93">
          <w:rPr>
            <w:noProof/>
            <w:webHidden/>
          </w:rPr>
          <w:instrText xml:space="preserve"> PAGEREF _Toc367348183 \h </w:instrText>
        </w:r>
        <w:r w:rsidR="007C3A93">
          <w:rPr>
            <w:noProof/>
            <w:webHidden/>
          </w:rPr>
        </w:r>
        <w:r w:rsidR="007C3A93">
          <w:rPr>
            <w:noProof/>
            <w:webHidden/>
          </w:rPr>
          <w:fldChar w:fldCharType="separate"/>
        </w:r>
        <w:r>
          <w:rPr>
            <w:noProof/>
            <w:webHidden/>
          </w:rPr>
          <w:t>17</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184" w:history="1">
        <w:r w:rsidR="007C3A93" w:rsidRPr="002C468C">
          <w:rPr>
            <w:rStyle w:val="Hyperlink"/>
          </w:rPr>
          <w:t>Generator Nominal Ratings</w:t>
        </w:r>
        <w:r w:rsidR="007C3A93">
          <w:rPr>
            <w:webHidden/>
          </w:rPr>
          <w:tab/>
        </w:r>
        <w:r w:rsidR="007C3A93">
          <w:rPr>
            <w:webHidden/>
          </w:rPr>
          <w:fldChar w:fldCharType="begin"/>
        </w:r>
        <w:r w:rsidR="007C3A93">
          <w:rPr>
            <w:webHidden/>
          </w:rPr>
          <w:instrText xml:space="preserve"> PAGEREF _Toc367348184 \h </w:instrText>
        </w:r>
        <w:r w:rsidR="007C3A93">
          <w:rPr>
            <w:webHidden/>
          </w:rPr>
        </w:r>
        <w:r w:rsidR="007C3A93">
          <w:rPr>
            <w:webHidden/>
          </w:rPr>
          <w:fldChar w:fldCharType="separate"/>
        </w:r>
        <w:r>
          <w:rPr>
            <w:webHidden/>
          </w:rPr>
          <w:t>17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85" w:history="1">
        <w:r w:rsidR="007C3A93" w:rsidRPr="002C468C">
          <w:rPr>
            <w:rStyle w:val="Hyperlink"/>
          </w:rPr>
          <w:t>Electrical Storage</w:t>
        </w:r>
        <w:r w:rsidR="007C3A93">
          <w:rPr>
            <w:webHidden/>
          </w:rPr>
          <w:tab/>
        </w:r>
        <w:r w:rsidR="007C3A93">
          <w:rPr>
            <w:webHidden/>
          </w:rPr>
          <w:fldChar w:fldCharType="begin"/>
        </w:r>
        <w:r w:rsidR="007C3A93">
          <w:rPr>
            <w:webHidden/>
          </w:rPr>
          <w:instrText xml:space="preserve"> PAGEREF _Toc367348185 \h </w:instrText>
        </w:r>
        <w:r w:rsidR="007C3A93">
          <w:rPr>
            <w:webHidden/>
          </w:rPr>
        </w:r>
        <w:r w:rsidR="007C3A93">
          <w:rPr>
            <w:webHidden/>
          </w:rPr>
          <w:fldChar w:fldCharType="separate"/>
        </w:r>
        <w:r>
          <w:rPr>
            <w:webHidden/>
          </w:rPr>
          <w:t>17</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86" w:history="1">
        <w:r w:rsidR="007C3A93" w:rsidRPr="002C468C">
          <w:rPr>
            <w:rStyle w:val="Hyperlink"/>
            <w:noProof/>
          </w:rPr>
          <w:t>Sizing</w:t>
        </w:r>
        <w:r w:rsidR="007C3A93">
          <w:rPr>
            <w:noProof/>
            <w:webHidden/>
          </w:rPr>
          <w:tab/>
        </w:r>
        <w:r w:rsidR="007C3A93">
          <w:rPr>
            <w:noProof/>
            <w:webHidden/>
          </w:rPr>
          <w:fldChar w:fldCharType="begin"/>
        </w:r>
        <w:r w:rsidR="007C3A93">
          <w:rPr>
            <w:noProof/>
            <w:webHidden/>
          </w:rPr>
          <w:instrText xml:space="preserve"> PAGEREF _Toc367348186 \h </w:instrText>
        </w:r>
        <w:r w:rsidR="007C3A93">
          <w:rPr>
            <w:noProof/>
            <w:webHidden/>
          </w:rPr>
        </w:r>
        <w:r w:rsidR="007C3A93">
          <w:rPr>
            <w:noProof/>
            <w:webHidden/>
          </w:rPr>
          <w:fldChar w:fldCharType="separate"/>
        </w:r>
        <w:r>
          <w:rPr>
            <w:noProof/>
            <w:webHidden/>
          </w:rPr>
          <w:t>17</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187" w:history="1">
        <w:r w:rsidR="007C3A93" w:rsidRPr="002C468C">
          <w:rPr>
            <w:rStyle w:val="Hyperlink"/>
          </w:rPr>
          <w:t>Sizing:Zone</w:t>
        </w:r>
        <w:r w:rsidR="007C3A93">
          <w:rPr>
            <w:webHidden/>
          </w:rPr>
          <w:tab/>
        </w:r>
        <w:r w:rsidR="007C3A93">
          <w:rPr>
            <w:webHidden/>
          </w:rPr>
          <w:fldChar w:fldCharType="begin"/>
        </w:r>
        <w:r w:rsidR="007C3A93">
          <w:rPr>
            <w:webHidden/>
          </w:rPr>
          <w:instrText xml:space="preserve"> PAGEREF _Toc367348187 \h </w:instrText>
        </w:r>
        <w:r w:rsidR="007C3A93">
          <w:rPr>
            <w:webHidden/>
          </w:rPr>
        </w:r>
        <w:r w:rsidR="007C3A93">
          <w:rPr>
            <w:webHidden/>
          </w:rPr>
          <w:fldChar w:fldCharType="separate"/>
        </w:r>
        <w:r>
          <w:rPr>
            <w:webHidden/>
          </w:rPr>
          <w:t>18</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88" w:history="1">
        <w:r w:rsidR="007C3A93" w:rsidRPr="002C468C">
          <w:rPr>
            <w:rStyle w:val="Hyperlink"/>
          </w:rPr>
          <w:t>Sizing:System</w:t>
        </w:r>
        <w:r w:rsidR="007C3A93">
          <w:rPr>
            <w:webHidden/>
          </w:rPr>
          <w:tab/>
        </w:r>
        <w:r w:rsidR="007C3A93">
          <w:rPr>
            <w:webHidden/>
          </w:rPr>
          <w:fldChar w:fldCharType="begin"/>
        </w:r>
        <w:r w:rsidR="007C3A93">
          <w:rPr>
            <w:webHidden/>
          </w:rPr>
          <w:instrText xml:space="preserve"> PAGEREF _Toc367348188 \h </w:instrText>
        </w:r>
        <w:r w:rsidR="007C3A93">
          <w:rPr>
            <w:webHidden/>
          </w:rPr>
        </w:r>
        <w:r w:rsidR="007C3A93">
          <w:rPr>
            <w:webHidden/>
          </w:rPr>
          <w:fldChar w:fldCharType="separate"/>
        </w:r>
        <w:r>
          <w:rPr>
            <w:webHidden/>
          </w:rPr>
          <w:t>18</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89" w:history="1">
        <w:r w:rsidR="007C3A93" w:rsidRPr="002C468C">
          <w:rPr>
            <w:rStyle w:val="Hyperlink"/>
          </w:rPr>
          <w:t>Sizing:Plant</w:t>
        </w:r>
        <w:r w:rsidR="007C3A93">
          <w:rPr>
            <w:webHidden/>
          </w:rPr>
          <w:tab/>
        </w:r>
        <w:r w:rsidR="007C3A93">
          <w:rPr>
            <w:webHidden/>
          </w:rPr>
          <w:fldChar w:fldCharType="begin"/>
        </w:r>
        <w:r w:rsidR="007C3A93">
          <w:rPr>
            <w:webHidden/>
          </w:rPr>
          <w:instrText xml:space="preserve"> PAGEREF _Toc367348189 \h </w:instrText>
        </w:r>
        <w:r w:rsidR="007C3A93">
          <w:rPr>
            <w:webHidden/>
          </w:rPr>
        </w:r>
        <w:r w:rsidR="007C3A93">
          <w:rPr>
            <w:webHidden/>
          </w:rPr>
          <w:fldChar w:fldCharType="separate"/>
        </w:r>
        <w:r>
          <w:rPr>
            <w:webHidden/>
          </w:rPr>
          <w:t>19</w:t>
        </w:r>
        <w:r w:rsidR="007C3A93">
          <w:rPr>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190" w:history="1">
        <w:r w:rsidR="007C3A93" w:rsidRPr="002C468C">
          <w:rPr>
            <w:rStyle w:val="Hyperlink"/>
            <w:noProof/>
          </w:rPr>
          <w:t>EMS Sensors</w:t>
        </w:r>
        <w:r w:rsidR="007C3A93">
          <w:rPr>
            <w:noProof/>
            <w:webHidden/>
          </w:rPr>
          <w:tab/>
        </w:r>
        <w:r w:rsidR="007C3A93">
          <w:rPr>
            <w:noProof/>
            <w:webHidden/>
          </w:rPr>
          <w:fldChar w:fldCharType="begin"/>
        </w:r>
        <w:r w:rsidR="007C3A93">
          <w:rPr>
            <w:noProof/>
            <w:webHidden/>
          </w:rPr>
          <w:instrText xml:space="preserve"> PAGEREF _Toc367348190 \h </w:instrText>
        </w:r>
        <w:r w:rsidR="007C3A93">
          <w:rPr>
            <w:noProof/>
            <w:webHidden/>
          </w:rPr>
        </w:r>
        <w:r w:rsidR="007C3A93">
          <w:rPr>
            <w:noProof/>
            <w:webHidden/>
          </w:rPr>
          <w:fldChar w:fldCharType="separate"/>
        </w:r>
        <w:r>
          <w:rPr>
            <w:noProof/>
            <w:webHidden/>
          </w:rPr>
          <w:t>20</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91" w:history="1">
        <w:r w:rsidR="007C3A93" w:rsidRPr="002C468C">
          <w:rPr>
            <w:rStyle w:val="Hyperlink"/>
            <w:noProof/>
          </w:rPr>
          <w:t>Variable Types</w:t>
        </w:r>
        <w:r w:rsidR="007C3A93">
          <w:rPr>
            <w:noProof/>
            <w:webHidden/>
          </w:rPr>
          <w:tab/>
        </w:r>
        <w:r w:rsidR="007C3A93">
          <w:rPr>
            <w:noProof/>
            <w:webHidden/>
          </w:rPr>
          <w:fldChar w:fldCharType="begin"/>
        </w:r>
        <w:r w:rsidR="007C3A93">
          <w:rPr>
            <w:noProof/>
            <w:webHidden/>
          </w:rPr>
          <w:instrText xml:space="preserve"> PAGEREF _Toc367348191 \h </w:instrText>
        </w:r>
        <w:r w:rsidR="007C3A93">
          <w:rPr>
            <w:noProof/>
            <w:webHidden/>
          </w:rPr>
        </w:r>
        <w:r w:rsidR="007C3A93">
          <w:rPr>
            <w:noProof/>
            <w:webHidden/>
          </w:rPr>
          <w:fldChar w:fldCharType="separate"/>
        </w:r>
        <w:r>
          <w:rPr>
            <w:noProof/>
            <w:webHidden/>
          </w:rPr>
          <w:t>20</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92" w:history="1">
        <w:r w:rsidR="007C3A93" w:rsidRPr="002C468C">
          <w:rPr>
            <w:rStyle w:val="Hyperlink"/>
            <w:noProof/>
          </w:rPr>
          <w:t>Schedules</w:t>
        </w:r>
        <w:r w:rsidR="007C3A93">
          <w:rPr>
            <w:noProof/>
            <w:webHidden/>
          </w:rPr>
          <w:tab/>
        </w:r>
        <w:r w:rsidR="007C3A93">
          <w:rPr>
            <w:noProof/>
            <w:webHidden/>
          </w:rPr>
          <w:fldChar w:fldCharType="begin"/>
        </w:r>
        <w:r w:rsidR="007C3A93">
          <w:rPr>
            <w:noProof/>
            <w:webHidden/>
          </w:rPr>
          <w:instrText xml:space="preserve"> PAGEREF _Toc367348192 \h </w:instrText>
        </w:r>
        <w:r w:rsidR="007C3A93">
          <w:rPr>
            <w:noProof/>
            <w:webHidden/>
          </w:rPr>
        </w:r>
        <w:r w:rsidR="007C3A93">
          <w:rPr>
            <w:noProof/>
            <w:webHidden/>
          </w:rPr>
          <w:fldChar w:fldCharType="separate"/>
        </w:r>
        <w:r>
          <w:rPr>
            <w:noProof/>
            <w:webHidden/>
          </w:rPr>
          <w:t>20</w:t>
        </w:r>
        <w:r w:rsidR="007C3A93">
          <w:rPr>
            <w:noProof/>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193" w:history="1">
        <w:r w:rsidR="007C3A93" w:rsidRPr="002C468C">
          <w:rPr>
            <w:rStyle w:val="Hyperlink"/>
            <w:noProof/>
          </w:rPr>
          <w:t>EMS Actuators</w:t>
        </w:r>
        <w:r w:rsidR="007C3A93">
          <w:rPr>
            <w:noProof/>
            <w:webHidden/>
          </w:rPr>
          <w:tab/>
        </w:r>
        <w:r w:rsidR="007C3A93">
          <w:rPr>
            <w:noProof/>
            <w:webHidden/>
          </w:rPr>
          <w:fldChar w:fldCharType="begin"/>
        </w:r>
        <w:r w:rsidR="007C3A93">
          <w:rPr>
            <w:noProof/>
            <w:webHidden/>
          </w:rPr>
          <w:instrText xml:space="preserve"> PAGEREF _Toc367348193 \h </w:instrText>
        </w:r>
        <w:r w:rsidR="007C3A93">
          <w:rPr>
            <w:noProof/>
            <w:webHidden/>
          </w:rPr>
        </w:r>
        <w:r w:rsidR="007C3A93">
          <w:rPr>
            <w:noProof/>
            <w:webHidden/>
          </w:rPr>
          <w:fldChar w:fldCharType="separate"/>
        </w:r>
        <w:r>
          <w:rPr>
            <w:noProof/>
            <w:webHidden/>
          </w:rPr>
          <w:t>21</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194" w:history="1">
        <w:r w:rsidR="007C3A93" w:rsidRPr="002C468C">
          <w:rPr>
            <w:rStyle w:val="Hyperlink"/>
            <w:noProof/>
          </w:rPr>
          <w:t>HVAC Systems</w:t>
        </w:r>
        <w:r w:rsidR="007C3A93">
          <w:rPr>
            <w:noProof/>
            <w:webHidden/>
          </w:rPr>
          <w:tab/>
        </w:r>
        <w:r w:rsidR="007C3A93">
          <w:rPr>
            <w:noProof/>
            <w:webHidden/>
          </w:rPr>
          <w:fldChar w:fldCharType="begin"/>
        </w:r>
        <w:r w:rsidR="007C3A93">
          <w:rPr>
            <w:noProof/>
            <w:webHidden/>
          </w:rPr>
          <w:instrText xml:space="preserve"> PAGEREF _Toc367348194 \h </w:instrText>
        </w:r>
        <w:r w:rsidR="007C3A93">
          <w:rPr>
            <w:noProof/>
            <w:webHidden/>
          </w:rPr>
        </w:r>
        <w:r w:rsidR="007C3A93">
          <w:rPr>
            <w:noProof/>
            <w:webHidden/>
          </w:rPr>
          <w:fldChar w:fldCharType="separate"/>
        </w:r>
        <w:r>
          <w:rPr>
            <w:noProof/>
            <w:webHidden/>
          </w:rPr>
          <w:t>21</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195" w:history="1">
        <w:r w:rsidR="007C3A93" w:rsidRPr="002C468C">
          <w:rPr>
            <w:rStyle w:val="Hyperlink"/>
          </w:rPr>
          <w:t>System Node Setpoints</w:t>
        </w:r>
        <w:r w:rsidR="007C3A93">
          <w:rPr>
            <w:webHidden/>
          </w:rPr>
          <w:tab/>
        </w:r>
        <w:r w:rsidR="007C3A93">
          <w:rPr>
            <w:webHidden/>
          </w:rPr>
          <w:fldChar w:fldCharType="begin"/>
        </w:r>
        <w:r w:rsidR="007C3A93">
          <w:rPr>
            <w:webHidden/>
          </w:rPr>
          <w:instrText xml:space="preserve"> PAGEREF _Toc367348195 \h </w:instrText>
        </w:r>
        <w:r w:rsidR="007C3A93">
          <w:rPr>
            <w:webHidden/>
          </w:rPr>
        </w:r>
        <w:r w:rsidR="007C3A93">
          <w:rPr>
            <w:webHidden/>
          </w:rPr>
          <w:fldChar w:fldCharType="separate"/>
        </w:r>
        <w:r>
          <w:rPr>
            <w:webHidden/>
          </w:rPr>
          <w:t>21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96" w:history="1">
        <w:r w:rsidR="007C3A93" w:rsidRPr="002C468C">
          <w:rPr>
            <w:rStyle w:val="Hyperlink"/>
          </w:rPr>
          <w:t>Zone HVAC Control</w:t>
        </w:r>
        <w:r w:rsidR="007C3A93">
          <w:rPr>
            <w:webHidden/>
          </w:rPr>
          <w:tab/>
        </w:r>
        <w:r w:rsidR="007C3A93">
          <w:rPr>
            <w:webHidden/>
          </w:rPr>
          <w:fldChar w:fldCharType="begin"/>
        </w:r>
        <w:r w:rsidR="007C3A93">
          <w:rPr>
            <w:webHidden/>
          </w:rPr>
          <w:instrText xml:space="preserve"> PAGEREF _Toc367348196 \h </w:instrText>
        </w:r>
        <w:r w:rsidR="007C3A93">
          <w:rPr>
            <w:webHidden/>
          </w:rPr>
        </w:r>
        <w:r w:rsidR="007C3A93">
          <w:rPr>
            <w:webHidden/>
          </w:rPr>
          <w:fldChar w:fldCharType="separate"/>
        </w:r>
        <w:r>
          <w:rPr>
            <w:webHidden/>
          </w:rPr>
          <w:t>22</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97" w:history="1">
        <w:r w:rsidR="007C3A93" w:rsidRPr="002C468C">
          <w:rPr>
            <w:rStyle w:val="Hyperlink"/>
          </w:rPr>
          <w:t>Plant Supervisory Control</w:t>
        </w:r>
        <w:r w:rsidR="007C3A93">
          <w:rPr>
            <w:webHidden/>
          </w:rPr>
          <w:tab/>
        </w:r>
        <w:r w:rsidR="007C3A93">
          <w:rPr>
            <w:webHidden/>
          </w:rPr>
          <w:fldChar w:fldCharType="begin"/>
        </w:r>
        <w:r w:rsidR="007C3A93">
          <w:rPr>
            <w:webHidden/>
          </w:rPr>
          <w:instrText xml:space="preserve"> PAGEREF _Toc367348197 \h </w:instrText>
        </w:r>
        <w:r w:rsidR="007C3A93">
          <w:rPr>
            <w:webHidden/>
          </w:rPr>
        </w:r>
        <w:r w:rsidR="007C3A93">
          <w:rPr>
            <w:webHidden/>
          </w:rPr>
          <w:fldChar w:fldCharType="separate"/>
        </w:r>
        <w:r>
          <w:rPr>
            <w:webHidden/>
          </w:rPr>
          <w:t>22</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98" w:history="1">
        <w:r w:rsidR="007C3A93" w:rsidRPr="002C468C">
          <w:rPr>
            <w:rStyle w:val="Hyperlink"/>
          </w:rPr>
          <w:t>Outdoor Air System Node Conditions</w:t>
        </w:r>
        <w:r w:rsidR="007C3A93">
          <w:rPr>
            <w:webHidden/>
          </w:rPr>
          <w:tab/>
        </w:r>
        <w:r w:rsidR="007C3A93">
          <w:rPr>
            <w:webHidden/>
          </w:rPr>
          <w:fldChar w:fldCharType="begin"/>
        </w:r>
        <w:r w:rsidR="007C3A93">
          <w:rPr>
            <w:webHidden/>
          </w:rPr>
          <w:instrText xml:space="preserve"> PAGEREF _Toc367348198 \h </w:instrText>
        </w:r>
        <w:r w:rsidR="007C3A93">
          <w:rPr>
            <w:webHidden/>
          </w:rPr>
        </w:r>
        <w:r w:rsidR="007C3A93">
          <w:rPr>
            <w:webHidden/>
          </w:rPr>
          <w:fldChar w:fldCharType="separate"/>
        </w:r>
        <w:r>
          <w:rPr>
            <w:webHidden/>
          </w:rPr>
          <w:t>23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199" w:history="1">
        <w:r w:rsidR="007C3A93" w:rsidRPr="002C468C">
          <w:rPr>
            <w:rStyle w:val="Hyperlink"/>
          </w:rPr>
          <w:t>AirLoopHVAC Availability Status</w:t>
        </w:r>
        <w:r w:rsidR="007C3A93">
          <w:rPr>
            <w:webHidden/>
          </w:rPr>
          <w:tab/>
        </w:r>
        <w:r w:rsidR="007C3A93">
          <w:rPr>
            <w:webHidden/>
          </w:rPr>
          <w:fldChar w:fldCharType="begin"/>
        </w:r>
        <w:r w:rsidR="007C3A93">
          <w:rPr>
            <w:webHidden/>
          </w:rPr>
          <w:instrText xml:space="preserve"> PAGEREF _Toc367348199 \h </w:instrText>
        </w:r>
        <w:r w:rsidR="007C3A93">
          <w:rPr>
            <w:webHidden/>
          </w:rPr>
        </w:r>
        <w:r w:rsidR="007C3A93">
          <w:rPr>
            <w:webHidden/>
          </w:rPr>
          <w:fldChar w:fldCharType="separate"/>
        </w:r>
        <w:r>
          <w:rPr>
            <w:webHidden/>
          </w:rPr>
          <w:t>23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0" w:history="1">
        <w:r w:rsidR="007C3A93" w:rsidRPr="002C468C">
          <w:rPr>
            <w:rStyle w:val="Hyperlink"/>
          </w:rPr>
          <w:t>Ideal Loads Air System</w:t>
        </w:r>
        <w:r w:rsidR="007C3A93">
          <w:rPr>
            <w:webHidden/>
          </w:rPr>
          <w:tab/>
        </w:r>
        <w:r w:rsidR="007C3A93">
          <w:rPr>
            <w:webHidden/>
          </w:rPr>
          <w:fldChar w:fldCharType="begin"/>
        </w:r>
        <w:r w:rsidR="007C3A93">
          <w:rPr>
            <w:webHidden/>
          </w:rPr>
          <w:instrText xml:space="preserve"> PAGEREF _Toc367348200 \h </w:instrText>
        </w:r>
        <w:r w:rsidR="007C3A93">
          <w:rPr>
            <w:webHidden/>
          </w:rPr>
        </w:r>
        <w:r w:rsidR="007C3A93">
          <w:rPr>
            <w:webHidden/>
          </w:rPr>
          <w:fldChar w:fldCharType="separate"/>
        </w:r>
        <w:r>
          <w:rPr>
            <w:webHidden/>
          </w:rPr>
          <w:t>23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1" w:history="1">
        <w:r w:rsidR="007C3A93" w:rsidRPr="002C468C">
          <w:rPr>
            <w:rStyle w:val="Hyperlink"/>
          </w:rPr>
          <w:t>Fan</w:t>
        </w:r>
        <w:r w:rsidR="007C3A93">
          <w:rPr>
            <w:webHidden/>
          </w:rPr>
          <w:tab/>
        </w:r>
        <w:r w:rsidR="007C3A93">
          <w:rPr>
            <w:webHidden/>
          </w:rPr>
          <w:fldChar w:fldCharType="begin"/>
        </w:r>
        <w:r w:rsidR="007C3A93">
          <w:rPr>
            <w:webHidden/>
          </w:rPr>
          <w:instrText xml:space="preserve"> PAGEREF _Toc367348201 \h </w:instrText>
        </w:r>
        <w:r w:rsidR="007C3A93">
          <w:rPr>
            <w:webHidden/>
          </w:rPr>
        </w:r>
        <w:r w:rsidR="007C3A93">
          <w:rPr>
            <w:webHidden/>
          </w:rPr>
          <w:fldChar w:fldCharType="separate"/>
        </w:r>
        <w:r>
          <w:rPr>
            <w:webHidden/>
          </w:rPr>
          <w:t>24</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2" w:history="1">
        <w:r w:rsidR="007C3A93" w:rsidRPr="002C468C">
          <w:rPr>
            <w:rStyle w:val="Hyperlink"/>
          </w:rPr>
          <w:t>DX Cooling Coils</w:t>
        </w:r>
        <w:r w:rsidR="007C3A93">
          <w:rPr>
            <w:webHidden/>
          </w:rPr>
          <w:tab/>
        </w:r>
        <w:r w:rsidR="007C3A93">
          <w:rPr>
            <w:webHidden/>
          </w:rPr>
          <w:fldChar w:fldCharType="begin"/>
        </w:r>
        <w:r w:rsidR="007C3A93">
          <w:rPr>
            <w:webHidden/>
          </w:rPr>
          <w:instrText xml:space="preserve"> PAGEREF _Toc367348202 \h </w:instrText>
        </w:r>
        <w:r w:rsidR="007C3A93">
          <w:rPr>
            <w:webHidden/>
          </w:rPr>
        </w:r>
        <w:r w:rsidR="007C3A93">
          <w:rPr>
            <w:webHidden/>
          </w:rPr>
          <w:fldChar w:fldCharType="separate"/>
        </w:r>
        <w:r>
          <w:rPr>
            <w:webHidden/>
          </w:rPr>
          <w:t>24</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3" w:history="1">
        <w:r w:rsidR="007C3A93" w:rsidRPr="002C468C">
          <w:rPr>
            <w:rStyle w:val="Hyperlink"/>
          </w:rPr>
          <w:t>Unitary Equipment</w:t>
        </w:r>
        <w:r w:rsidR="007C3A93">
          <w:rPr>
            <w:webHidden/>
          </w:rPr>
          <w:tab/>
        </w:r>
        <w:r w:rsidR="007C3A93">
          <w:rPr>
            <w:webHidden/>
          </w:rPr>
          <w:fldChar w:fldCharType="begin"/>
        </w:r>
        <w:r w:rsidR="007C3A93">
          <w:rPr>
            <w:webHidden/>
          </w:rPr>
          <w:instrText xml:space="preserve"> PAGEREF _Toc367348203 \h </w:instrText>
        </w:r>
        <w:r w:rsidR="007C3A93">
          <w:rPr>
            <w:webHidden/>
          </w:rPr>
        </w:r>
        <w:r w:rsidR="007C3A93">
          <w:rPr>
            <w:webHidden/>
          </w:rPr>
          <w:fldChar w:fldCharType="separate"/>
        </w:r>
        <w:r>
          <w:rPr>
            <w:webHidden/>
          </w:rPr>
          <w:t>24</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4" w:history="1">
        <w:r w:rsidR="007C3A93" w:rsidRPr="002C468C">
          <w:rPr>
            <w:rStyle w:val="Hyperlink"/>
          </w:rPr>
          <w:t>AirTerminal:SingleDuct:Uncontrolled</w:t>
        </w:r>
        <w:r w:rsidR="007C3A93">
          <w:rPr>
            <w:webHidden/>
          </w:rPr>
          <w:tab/>
        </w:r>
        <w:r w:rsidR="007C3A93">
          <w:rPr>
            <w:webHidden/>
          </w:rPr>
          <w:fldChar w:fldCharType="begin"/>
        </w:r>
        <w:r w:rsidR="007C3A93">
          <w:rPr>
            <w:webHidden/>
          </w:rPr>
          <w:instrText xml:space="preserve"> PAGEREF _Toc367348204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5" w:history="1">
        <w:r w:rsidR="007C3A93" w:rsidRPr="002C468C">
          <w:rPr>
            <w:rStyle w:val="Hyperlink"/>
          </w:rPr>
          <w:t>Outdoor Air Controller</w:t>
        </w:r>
        <w:r w:rsidR="007C3A93">
          <w:rPr>
            <w:webHidden/>
          </w:rPr>
          <w:tab/>
        </w:r>
        <w:r w:rsidR="007C3A93">
          <w:rPr>
            <w:webHidden/>
          </w:rPr>
          <w:fldChar w:fldCharType="begin"/>
        </w:r>
        <w:r w:rsidR="007C3A93">
          <w:rPr>
            <w:webHidden/>
          </w:rPr>
          <w:instrText xml:space="preserve"> PAGEREF _Toc367348205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6" w:history="1">
        <w:r w:rsidR="007C3A93" w:rsidRPr="002C468C">
          <w:rPr>
            <w:rStyle w:val="Hyperlink"/>
          </w:rPr>
          <w:t>Plant Load Profile</w:t>
        </w:r>
        <w:r w:rsidR="007C3A93">
          <w:rPr>
            <w:webHidden/>
          </w:rPr>
          <w:tab/>
        </w:r>
        <w:r w:rsidR="007C3A93">
          <w:rPr>
            <w:webHidden/>
          </w:rPr>
          <w:fldChar w:fldCharType="begin"/>
        </w:r>
        <w:r w:rsidR="007C3A93">
          <w:rPr>
            <w:webHidden/>
          </w:rPr>
          <w:instrText xml:space="preserve"> PAGEREF _Toc367348206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7" w:history="1">
        <w:r w:rsidR="007C3A93" w:rsidRPr="002C468C">
          <w:rPr>
            <w:rStyle w:val="Hyperlink"/>
          </w:rPr>
          <w:t>Plant Component Temperature Source</w:t>
        </w:r>
        <w:r w:rsidR="007C3A93">
          <w:rPr>
            <w:webHidden/>
          </w:rPr>
          <w:tab/>
        </w:r>
        <w:r w:rsidR="007C3A93">
          <w:rPr>
            <w:webHidden/>
          </w:rPr>
          <w:fldChar w:fldCharType="begin"/>
        </w:r>
        <w:r w:rsidR="007C3A93">
          <w:rPr>
            <w:webHidden/>
          </w:rPr>
          <w:instrText xml:space="preserve"> PAGEREF _Toc367348207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8" w:history="1">
        <w:r w:rsidR="007C3A93" w:rsidRPr="002C468C">
          <w:rPr>
            <w:rStyle w:val="Hyperlink"/>
          </w:rPr>
          <w:t>Pump</w:t>
        </w:r>
        <w:r w:rsidR="007C3A93">
          <w:rPr>
            <w:webHidden/>
          </w:rPr>
          <w:tab/>
        </w:r>
        <w:r w:rsidR="007C3A93">
          <w:rPr>
            <w:webHidden/>
          </w:rPr>
          <w:fldChar w:fldCharType="begin"/>
        </w:r>
        <w:r w:rsidR="007C3A93">
          <w:rPr>
            <w:webHidden/>
          </w:rPr>
          <w:instrText xml:space="preserve"> PAGEREF _Toc367348208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09" w:history="1">
        <w:r w:rsidR="007C3A93" w:rsidRPr="002C468C">
          <w:rPr>
            <w:rStyle w:val="Hyperlink"/>
          </w:rPr>
          <w:t>Window Air Conditioner</w:t>
        </w:r>
        <w:r w:rsidR="007C3A93">
          <w:rPr>
            <w:webHidden/>
          </w:rPr>
          <w:tab/>
        </w:r>
        <w:r w:rsidR="007C3A93">
          <w:rPr>
            <w:webHidden/>
          </w:rPr>
          <w:fldChar w:fldCharType="begin"/>
        </w:r>
        <w:r w:rsidR="007C3A93">
          <w:rPr>
            <w:webHidden/>
          </w:rPr>
          <w:instrText xml:space="preserve"> PAGEREF _Toc367348209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0" w:history="1">
        <w:r w:rsidR="007C3A93" w:rsidRPr="002C468C">
          <w:rPr>
            <w:rStyle w:val="Hyperlink"/>
          </w:rPr>
          <w:t>Low Temperature Radiant Hydronic</w:t>
        </w:r>
        <w:r w:rsidR="007C3A93">
          <w:rPr>
            <w:webHidden/>
          </w:rPr>
          <w:tab/>
        </w:r>
        <w:r w:rsidR="007C3A93">
          <w:rPr>
            <w:webHidden/>
          </w:rPr>
          <w:fldChar w:fldCharType="begin"/>
        </w:r>
        <w:r w:rsidR="007C3A93">
          <w:rPr>
            <w:webHidden/>
          </w:rPr>
          <w:instrText xml:space="preserve"> PAGEREF _Toc367348210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1" w:history="1">
        <w:r w:rsidR="007C3A93" w:rsidRPr="002C468C">
          <w:rPr>
            <w:rStyle w:val="Hyperlink"/>
          </w:rPr>
          <w:t>Plant Chillers</w:t>
        </w:r>
        <w:r w:rsidR="007C3A93">
          <w:rPr>
            <w:webHidden/>
          </w:rPr>
          <w:tab/>
        </w:r>
        <w:r w:rsidR="007C3A93">
          <w:rPr>
            <w:webHidden/>
          </w:rPr>
          <w:fldChar w:fldCharType="begin"/>
        </w:r>
        <w:r w:rsidR="007C3A93">
          <w:rPr>
            <w:webHidden/>
          </w:rPr>
          <w:instrText xml:space="preserve"> PAGEREF _Toc367348211 \h </w:instrText>
        </w:r>
        <w:r w:rsidR="007C3A93">
          <w:rPr>
            <w:webHidden/>
          </w:rPr>
        </w:r>
        <w:r w:rsidR="007C3A93">
          <w:rPr>
            <w:webHidden/>
          </w:rPr>
          <w:fldChar w:fldCharType="separate"/>
        </w:r>
        <w:r>
          <w:rPr>
            <w:webHidden/>
          </w:rPr>
          <w:t>25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2" w:history="1">
        <w:r w:rsidR="007C3A93" w:rsidRPr="002C468C">
          <w:rPr>
            <w:rStyle w:val="Hyperlink"/>
          </w:rPr>
          <w:t>Plant Boilers</w:t>
        </w:r>
        <w:r w:rsidR="007C3A93">
          <w:rPr>
            <w:webHidden/>
          </w:rPr>
          <w:tab/>
        </w:r>
        <w:r w:rsidR="007C3A93">
          <w:rPr>
            <w:webHidden/>
          </w:rPr>
          <w:fldChar w:fldCharType="begin"/>
        </w:r>
        <w:r w:rsidR="007C3A93">
          <w:rPr>
            <w:webHidden/>
          </w:rPr>
          <w:instrText xml:space="preserve"> PAGEREF _Toc367348212 \h </w:instrText>
        </w:r>
        <w:r w:rsidR="007C3A93">
          <w:rPr>
            <w:webHidden/>
          </w:rPr>
        </w:r>
        <w:r w:rsidR="007C3A93">
          <w:rPr>
            <w:webHidden/>
          </w:rPr>
          <w:fldChar w:fldCharType="separate"/>
        </w:r>
        <w:r>
          <w:rPr>
            <w:webHidden/>
          </w:rPr>
          <w:t>26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3" w:history="1">
        <w:r w:rsidR="007C3A93" w:rsidRPr="002C468C">
          <w:rPr>
            <w:rStyle w:val="Hyperlink"/>
          </w:rPr>
          <w:t>Variable Refrigerant Flow Heat Pump Air Conditioner</w:t>
        </w:r>
        <w:r w:rsidR="007C3A93">
          <w:rPr>
            <w:webHidden/>
          </w:rPr>
          <w:tab/>
        </w:r>
        <w:r w:rsidR="007C3A93">
          <w:rPr>
            <w:webHidden/>
          </w:rPr>
          <w:fldChar w:fldCharType="begin"/>
        </w:r>
        <w:r w:rsidR="007C3A93">
          <w:rPr>
            <w:webHidden/>
          </w:rPr>
          <w:instrText xml:space="preserve"> PAGEREF _Toc367348213 \h </w:instrText>
        </w:r>
        <w:r w:rsidR="007C3A93">
          <w:rPr>
            <w:webHidden/>
          </w:rPr>
        </w:r>
        <w:r w:rsidR="007C3A93">
          <w:rPr>
            <w:webHidden/>
          </w:rPr>
          <w:fldChar w:fldCharType="separate"/>
        </w:r>
        <w:r>
          <w:rPr>
            <w:webHidden/>
          </w:rPr>
          <w:t>26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4" w:history="1">
        <w:r w:rsidR="007C3A93" w:rsidRPr="002C468C">
          <w:rPr>
            <w:rStyle w:val="Hyperlink"/>
          </w:rPr>
          <w:t>Variable Refrigerant Flow Terminal Unit</w:t>
        </w:r>
        <w:r w:rsidR="007C3A93">
          <w:rPr>
            <w:webHidden/>
          </w:rPr>
          <w:tab/>
        </w:r>
        <w:r w:rsidR="007C3A93">
          <w:rPr>
            <w:webHidden/>
          </w:rPr>
          <w:fldChar w:fldCharType="begin"/>
        </w:r>
        <w:r w:rsidR="007C3A93">
          <w:rPr>
            <w:webHidden/>
          </w:rPr>
          <w:instrText xml:space="preserve"> PAGEREF _Toc367348214 \h </w:instrText>
        </w:r>
        <w:r w:rsidR="007C3A93">
          <w:rPr>
            <w:webHidden/>
          </w:rPr>
        </w:r>
        <w:r w:rsidR="007C3A93">
          <w:rPr>
            <w:webHidden/>
          </w:rPr>
          <w:fldChar w:fldCharType="separate"/>
        </w:r>
        <w:r>
          <w:rPr>
            <w:webHidden/>
          </w:rPr>
          <w:t>26</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15" w:history="1">
        <w:r w:rsidR="007C3A93" w:rsidRPr="002C468C">
          <w:rPr>
            <w:rStyle w:val="Hyperlink"/>
            <w:noProof/>
          </w:rPr>
          <w:t>Thermal Envelope</w:t>
        </w:r>
        <w:r w:rsidR="007C3A93">
          <w:rPr>
            <w:noProof/>
            <w:webHidden/>
          </w:rPr>
          <w:tab/>
        </w:r>
        <w:r w:rsidR="007C3A93">
          <w:rPr>
            <w:noProof/>
            <w:webHidden/>
          </w:rPr>
          <w:fldChar w:fldCharType="begin"/>
        </w:r>
        <w:r w:rsidR="007C3A93">
          <w:rPr>
            <w:noProof/>
            <w:webHidden/>
          </w:rPr>
          <w:instrText xml:space="preserve"> PAGEREF _Toc367348215 \h </w:instrText>
        </w:r>
        <w:r w:rsidR="007C3A93">
          <w:rPr>
            <w:noProof/>
            <w:webHidden/>
          </w:rPr>
        </w:r>
        <w:r w:rsidR="007C3A93">
          <w:rPr>
            <w:noProof/>
            <w:webHidden/>
          </w:rPr>
          <w:fldChar w:fldCharType="separate"/>
        </w:r>
        <w:r>
          <w:rPr>
            <w:noProof/>
            <w:webHidden/>
          </w:rPr>
          <w:t>26</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16" w:history="1">
        <w:r w:rsidR="007C3A93" w:rsidRPr="002C468C">
          <w:rPr>
            <w:rStyle w:val="Hyperlink"/>
          </w:rPr>
          <w:t>Window Shading Control</w:t>
        </w:r>
        <w:r w:rsidR="007C3A93">
          <w:rPr>
            <w:webHidden/>
          </w:rPr>
          <w:tab/>
        </w:r>
        <w:r w:rsidR="007C3A93">
          <w:rPr>
            <w:webHidden/>
          </w:rPr>
          <w:fldChar w:fldCharType="begin"/>
        </w:r>
        <w:r w:rsidR="007C3A93">
          <w:rPr>
            <w:webHidden/>
          </w:rPr>
          <w:instrText xml:space="preserve"> PAGEREF _Toc367348216 \h </w:instrText>
        </w:r>
        <w:r w:rsidR="007C3A93">
          <w:rPr>
            <w:webHidden/>
          </w:rPr>
        </w:r>
        <w:r w:rsidR="007C3A93">
          <w:rPr>
            <w:webHidden/>
          </w:rPr>
          <w:fldChar w:fldCharType="separate"/>
        </w:r>
        <w:r>
          <w:rPr>
            <w:webHidden/>
          </w:rPr>
          <w:t>26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7" w:history="1">
        <w:r w:rsidR="007C3A93" w:rsidRPr="002C468C">
          <w:rPr>
            <w:rStyle w:val="Hyperlink"/>
          </w:rPr>
          <w:t>Slat Angle</w:t>
        </w:r>
        <w:r w:rsidR="007C3A93">
          <w:rPr>
            <w:webHidden/>
          </w:rPr>
          <w:tab/>
        </w:r>
        <w:r w:rsidR="007C3A93">
          <w:rPr>
            <w:webHidden/>
          </w:rPr>
          <w:fldChar w:fldCharType="begin"/>
        </w:r>
        <w:r w:rsidR="007C3A93">
          <w:rPr>
            <w:webHidden/>
          </w:rPr>
          <w:instrText xml:space="preserve"> PAGEREF _Toc367348217 \h </w:instrText>
        </w:r>
        <w:r w:rsidR="007C3A93">
          <w:rPr>
            <w:webHidden/>
          </w:rPr>
        </w:r>
        <w:r w:rsidR="007C3A93">
          <w:rPr>
            <w:webHidden/>
          </w:rPr>
          <w:fldChar w:fldCharType="separate"/>
        </w:r>
        <w:r>
          <w:rPr>
            <w:webHidden/>
          </w:rPr>
          <w:t>27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8" w:history="1">
        <w:r w:rsidR="007C3A93" w:rsidRPr="002C468C">
          <w:rPr>
            <w:rStyle w:val="Hyperlink"/>
          </w:rPr>
          <w:t>Surface Convection Heat Transfer Coefficient</w:t>
        </w:r>
        <w:r w:rsidR="007C3A93">
          <w:rPr>
            <w:webHidden/>
          </w:rPr>
          <w:tab/>
        </w:r>
        <w:r w:rsidR="007C3A93">
          <w:rPr>
            <w:webHidden/>
          </w:rPr>
          <w:fldChar w:fldCharType="begin"/>
        </w:r>
        <w:r w:rsidR="007C3A93">
          <w:rPr>
            <w:webHidden/>
          </w:rPr>
          <w:instrText xml:space="preserve"> PAGEREF _Toc367348218 \h </w:instrText>
        </w:r>
        <w:r w:rsidR="007C3A93">
          <w:rPr>
            <w:webHidden/>
          </w:rPr>
        </w:r>
        <w:r w:rsidR="007C3A93">
          <w:rPr>
            <w:webHidden/>
          </w:rPr>
          <w:fldChar w:fldCharType="separate"/>
        </w:r>
        <w:r>
          <w:rPr>
            <w:webHidden/>
          </w:rPr>
          <w:t>27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19" w:history="1">
        <w:r w:rsidR="007C3A93" w:rsidRPr="002C468C">
          <w:rPr>
            <w:rStyle w:val="Hyperlink"/>
          </w:rPr>
          <w:t>Material Surface Properties</w:t>
        </w:r>
        <w:r w:rsidR="007C3A93">
          <w:rPr>
            <w:webHidden/>
          </w:rPr>
          <w:tab/>
        </w:r>
        <w:r w:rsidR="007C3A93">
          <w:rPr>
            <w:webHidden/>
          </w:rPr>
          <w:fldChar w:fldCharType="begin"/>
        </w:r>
        <w:r w:rsidR="007C3A93">
          <w:rPr>
            <w:webHidden/>
          </w:rPr>
          <w:instrText xml:space="preserve"> PAGEREF _Toc367348219 \h </w:instrText>
        </w:r>
        <w:r w:rsidR="007C3A93">
          <w:rPr>
            <w:webHidden/>
          </w:rPr>
        </w:r>
        <w:r w:rsidR="007C3A93">
          <w:rPr>
            <w:webHidden/>
          </w:rPr>
          <w:fldChar w:fldCharType="separate"/>
        </w:r>
        <w:r>
          <w:rPr>
            <w:webHidden/>
          </w:rPr>
          <w:t>27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20" w:history="1">
        <w:r w:rsidR="007C3A93" w:rsidRPr="002C468C">
          <w:rPr>
            <w:rStyle w:val="Hyperlink"/>
          </w:rPr>
          <w:t>Surface Construction State</w:t>
        </w:r>
        <w:r w:rsidR="007C3A93">
          <w:rPr>
            <w:webHidden/>
          </w:rPr>
          <w:tab/>
        </w:r>
        <w:r w:rsidR="007C3A93">
          <w:rPr>
            <w:webHidden/>
          </w:rPr>
          <w:fldChar w:fldCharType="begin"/>
        </w:r>
        <w:r w:rsidR="007C3A93">
          <w:rPr>
            <w:webHidden/>
          </w:rPr>
          <w:instrText xml:space="preserve"> PAGEREF _Toc367348220 \h </w:instrText>
        </w:r>
        <w:r w:rsidR="007C3A93">
          <w:rPr>
            <w:webHidden/>
          </w:rPr>
        </w:r>
        <w:r w:rsidR="007C3A93">
          <w:rPr>
            <w:webHidden/>
          </w:rPr>
          <w:fldChar w:fldCharType="separate"/>
        </w:r>
        <w:r>
          <w:rPr>
            <w:webHidden/>
          </w:rPr>
          <w:t>27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21" w:history="1">
        <w:r w:rsidR="007C3A93" w:rsidRPr="002C468C">
          <w:rPr>
            <w:rStyle w:val="Hyperlink"/>
          </w:rPr>
          <w:t>Surface Boundary Conditions</w:t>
        </w:r>
        <w:r w:rsidR="007C3A93">
          <w:rPr>
            <w:webHidden/>
          </w:rPr>
          <w:tab/>
        </w:r>
        <w:r w:rsidR="007C3A93">
          <w:rPr>
            <w:webHidden/>
          </w:rPr>
          <w:fldChar w:fldCharType="begin"/>
        </w:r>
        <w:r w:rsidR="007C3A93">
          <w:rPr>
            <w:webHidden/>
          </w:rPr>
          <w:instrText xml:space="preserve"> PAGEREF _Toc367348221 \h </w:instrText>
        </w:r>
        <w:r w:rsidR="007C3A93">
          <w:rPr>
            <w:webHidden/>
          </w:rPr>
        </w:r>
        <w:r w:rsidR="007C3A93">
          <w:rPr>
            <w:webHidden/>
          </w:rPr>
          <w:fldChar w:fldCharType="separate"/>
        </w:r>
        <w:r>
          <w:rPr>
            <w:webHidden/>
          </w:rPr>
          <w:t>28</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22" w:history="1">
        <w:r w:rsidR="007C3A93" w:rsidRPr="002C468C">
          <w:rPr>
            <w:rStyle w:val="Hyperlink"/>
            <w:noProof/>
          </w:rPr>
          <w:t>Air Movement</w:t>
        </w:r>
        <w:r w:rsidR="007C3A93">
          <w:rPr>
            <w:noProof/>
            <w:webHidden/>
          </w:rPr>
          <w:tab/>
        </w:r>
        <w:r w:rsidR="007C3A93">
          <w:rPr>
            <w:noProof/>
            <w:webHidden/>
          </w:rPr>
          <w:fldChar w:fldCharType="begin"/>
        </w:r>
        <w:r w:rsidR="007C3A93">
          <w:rPr>
            <w:noProof/>
            <w:webHidden/>
          </w:rPr>
          <w:instrText xml:space="preserve"> PAGEREF _Toc367348222 \h </w:instrText>
        </w:r>
        <w:r w:rsidR="007C3A93">
          <w:rPr>
            <w:noProof/>
            <w:webHidden/>
          </w:rPr>
        </w:r>
        <w:r w:rsidR="007C3A93">
          <w:rPr>
            <w:noProof/>
            <w:webHidden/>
          </w:rPr>
          <w:fldChar w:fldCharType="separate"/>
        </w:r>
        <w:r>
          <w:rPr>
            <w:noProof/>
            <w:webHidden/>
          </w:rPr>
          <w:t>28</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23" w:history="1">
        <w:r w:rsidR="007C3A93" w:rsidRPr="002C468C">
          <w:rPr>
            <w:rStyle w:val="Hyperlink"/>
          </w:rPr>
          <w:t>Zone Infiltration</w:t>
        </w:r>
        <w:r w:rsidR="007C3A93">
          <w:rPr>
            <w:webHidden/>
          </w:rPr>
          <w:tab/>
        </w:r>
        <w:r w:rsidR="007C3A93">
          <w:rPr>
            <w:webHidden/>
          </w:rPr>
          <w:fldChar w:fldCharType="begin"/>
        </w:r>
        <w:r w:rsidR="007C3A93">
          <w:rPr>
            <w:webHidden/>
          </w:rPr>
          <w:instrText xml:space="preserve"> PAGEREF _Toc367348223 \h </w:instrText>
        </w:r>
        <w:r w:rsidR="007C3A93">
          <w:rPr>
            <w:webHidden/>
          </w:rPr>
        </w:r>
        <w:r w:rsidR="007C3A93">
          <w:rPr>
            <w:webHidden/>
          </w:rPr>
          <w:fldChar w:fldCharType="separate"/>
        </w:r>
        <w:r>
          <w:rPr>
            <w:webHidden/>
          </w:rPr>
          <w:t>28</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24" w:history="1">
        <w:r w:rsidR="007C3A93" w:rsidRPr="002C468C">
          <w:rPr>
            <w:rStyle w:val="Hyperlink"/>
          </w:rPr>
          <w:t>Zone Ventilation</w:t>
        </w:r>
        <w:r w:rsidR="007C3A93">
          <w:rPr>
            <w:webHidden/>
          </w:rPr>
          <w:tab/>
        </w:r>
        <w:r w:rsidR="007C3A93">
          <w:rPr>
            <w:webHidden/>
          </w:rPr>
          <w:fldChar w:fldCharType="begin"/>
        </w:r>
        <w:r w:rsidR="007C3A93">
          <w:rPr>
            <w:webHidden/>
          </w:rPr>
          <w:instrText xml:space="preserve"> PAGEREF _Toc367348224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25" w:history="1">
        <w:r w:rsidR="007C3A93" w:rsidRPr="002C468C">
          <w:rPr>
            <w:rStyle w:val="Hyperlink"/>
          </w:rPr>
          <w:t>Zone Mixing</w:t>
        </w:r>
        <w:r w:rsidR="007C3A93">
          <w:rPr>
            <w:webHidden/>
          </w:rPr>
          <w:tab/>
        </w:r>
        <w:r w:rsidR="007C3A93">
          <w:rPr>
            <w:webHidden/>
          </w:rPr>
          <w:fldChar w:fldCharType="begin"/>
        </w:r>
        <w:r w:rsidR="007C3A93">
          <w:rPr>
            <w:webHidden/>
          </w:rPr>
          <w:instrText xml:space="preserve"> PAGEREF _Toc367348225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26" w:history="1">
        <w:r w:rsidR="007C3A93" w:rsidRPr="002C468C">
          <w:rPr>
            <w:rStyle w:val="Hyperlink"/>
          </w:rPr>
          <w:t>Zone Cross Mixing</w:t>
        </w:r>
        <w:r w:rsidR="007C3A93">
          <w:rPr>
            <w:webHidden/>
          </w:rPr>
          <w:tab/>
        </w:r>
        <w:r w:rsidR="007C3A93">
          <w:rPr>
            <w:webHidden/>
          </w:rPr>
          <w:fldChar w:fldCharType="begin"/>
        </w:r>
        <w:r w:rsidR="007C3A93">
          <w:rPr>
            <w:webHidden/>
          </w:rPr>
          <w:instrText xml:space="preserve"> PAGEREF _Toc367348226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27" w:history="1">
        <w:r w:rsidR="007C3A93" w:rsidRPr="002C468C">
          <w:rPr>
            <w:rStyle w:val="Hyperlink"/>
          </w:rPr>
          <w:t>Airflow Network Openings</w:t>
        </w:r>
        <w:r w:rsidR="007C3A93">
          <w:rPr>
            <w:webHidden/>
          </w:rPr>
          <w:tab/>
        </w:r>
        <w:r w:rsidR="007C3A93">
          <w:rPr>
            <w:webHidden/>
          </w:rPr>
          <w:fldChar w:fldCharType="begin"/>
        </w:r>
        <w:r w:rsidR="007C3A93">
          <w:rPr>
            <w:webHidden/>
          </w:rPr>
          <w:instrText xml:space="preserve"> PAGEREF _Toc367348227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28" w:history="1">
        <w:r w:rsidR="007C3A93" w:rsidRPr="002C468C">
          <w:rPr>
            <w:rStyle w:val="Hyperlink"/>
            <w:noProof/>
          </w:rPr>
          <w:t>Internal Gains</w:t>
        </w:r>
        <w:r w:rsidR="007C3A93">
          <w:rPr>
            <w:noProof/>
            <w:webHidden/>
          </w:rPr>
          <w:tab/>
        </w:r>
        <w:r w:rsidR="007C3A93">
          <w:rPr>
            <w:noProof/>
            <w:webHidden/>
          </w:rPr>
          <w:fldChar w:fldCharType="begin"/>
        </w:r>
        <w:r w:rsidR="007C3A93">
          <w:rPr>
            <w:noProof/>
            <w:webHidden/>
          </w:rPr>
          <w:instrText xml:space="preserve"> PAGEREF _Toc367348228 \h </w:instrText>
        </w:r>
        <w:r w:rsidR="007C3A93">
          <w:rPr>
            <w:noProof/>
            <w:webHidden/>
          </w:rPr>
        </w:r>
        <w:r w:rsidR="007C3A93">
          <w:rPr>
            <w:noProof/>
            <w:webHidden/>
          </w:rPr>
          <w:fldChar w:fldCharType="separate"/>
        </w:r>
        <w:r>
          <w:rPr>
            <w:noProof/>
            <w:webHidden/>
          </w:rPr>
          <w:t>29</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29" w:history="1">
        <w:r w:rsidR="007C3A93" w:rsidRPr="002C468C">
          <w:rPr>
            <w:rStyle w:val="Hyperlink"/>
          </w:rPr>
          <w:t>People</w:t>
        </w:r>
        <w:r w:rsidR="007C3A93">
          <w:rPr>
            <w:webHidden/>
          </w:rPr>
          <w:tab/>
        </w:r>
        <w:r w:rsidR="007C3A93">
          <w:rPr>
            <w:webHidden/>
          </w:rPr>
          <w:fldChar w:fldCharType="begin"/>
        </w:r>
        <w:r w:rsidR="007C3A93">
          <w:rPr>
            <w:webHidden/>
          </w:rPr>
          <w:instrText xml:space="preserve"> PAGEREF _Toc367348229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0" w:history="1">
        <w:r w:rsidR="007C3A93" w:rsidRPr="002C468C">
          <w:rPr>
            <w:rStyle w:val="Hyperlink"/>
          </w:rPr>
          <w:t>Lights</w:t>
        </w:r>
        <w:r w:rsidR="007C3A93">
          <w:rPr>
            <w:webHidden/>
          </w:rPr>
          <w:tab/>
        </w:r>
        <w:r w:rsidR="007C3A93">
          <w:rPr>
            <w:webHidden/>
          </w:rPr>
          <w:fldChar w:fldCharType="begin"/>
        </w:r>
        <w:r w:rsidR="007C3A93">
          <w:rPr>
            <w:webHidden/>
          </w:rPr>
          <w:instrText xml:space="preserve"> PAGEREF _Toc367348230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1" w:history="1">
        <w:r w:rsidR="007C3A93" w:rsidRPr="002C468C">
          <w:rPr>
            <w:rStyle w:val="Hyperlink"/>
          </w:rPr>
          <w:t>Electric Equipment</w:t>
        </w:r>
        <w:r w:rsidR="007C3A93">
          <w:rPr>
            <w:webHidden/>
          </w:rPr>
          <w:tab/>
        </w:r>
        <w:r w:rsidR="007C3A93">
          <w:rPr>
            <w:webHidden/>
          </w:rPr>
          <w:fldChar w:fldCharType="begin"/>
        </w:r>
        <w:r w:rsidR="007C3A93">
          <w:rPr>
            <w:webHidden/>
          </w:rPr>
          <w:instrText xml:space="preserve"> PAGEREF _Toc367348231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2" w:history="1">
        <w:r w:rsidR="007C3A93" w:rsidRPr="002C468C">
          <w:rPr>
            <w:rStyle w:val="Hyperlink"/>
          </w:rPr>
          <w:t>Gas Equipment</w:t>
        </w:r>
        <w:r w:rsidR="007C3A93">
          <w:rPr>
            <w:webHidden/>
          </w:rPr>
          <w:tab/>
        </w:r>
        <w:r w:rsidR="007C3A93">
          <w:rPr>
            <w:webHidden/>
          </w:rPr>
          <w:fldChar w:fldCharType="begin"/>
        </w:r>
        <w:r w:rsidR="007C3A93">
          <w:rPr>
            <w:webHidden/>
          </w:rPr>
          <w:instrText xml:space="preserve"> PAGEREF _Toc367348232 \h </w:instrText>
        </w:r>
        <w:r w:rsidR="007C3A93">
          <w:rPr>
            <w:webHidden/>
          </w:rPr>
        </w:r>
        <w:r w:rsidR="007C3A93">
          <w:rPr>
            <w:webHidden/>
          </w:rPr>
          <w:fldChar w:fldCharType="separate"/>
        </w:r>
        <w:r>
          <w:rPr>
            <w:webHidden/>
          </w:rPr>
          <w:t>29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3" w:history="1">
        <w:r w:rsidR="007C3A93" w:rsidRPr="002C468C">
          <w:rPr>
            <w:rStyle w:val="Hyperlink"/>
          </w:rPr>
          <w:t>Hot Water Equipment</w:t>
        </w:r>
        <w:r w:rsidR="007C3A93">
          <w:rPr>
            <w:webHidden/>
          </w:rPr>
          <w:tab/>
        </w:r>
        <w:r w:rsidR="007C3A93">
          <w:rPr>
            <w:webHidden/>
          </w:rPr>
          <w:fldChar w:fldCharType="begin"/>
        </w:r>
        <w:r w:rsidR="007C3A93">
          <w:rPr>
            <w:webHidden/>
          </w:rPr>
          <w:instrText xml:space="preserve"> PAGEREF _Toc367348233 \h </w:instrText>
        </w:r>
        <w:r w:rsidR="007C3A93">
          <w:rPr>
            <w:webHidden/>
          </w:rPr>
        </w:r>
        <w:r w:rsidR="007C3A93">
          <w:rPr>
            <w:webHidden/>
          </w:rPr>
          <w:fldChar w:fldCharType="separate"/>
        </w:r>
        <w:r>
          <w:rPr>
            <w:webHidden/>
          </w:rPr>
          <w:t>30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4" w:history="1">
        <w:r w:rsidR="007C3A93" w:rsidRPr="002C468C">
          <w:rPr>
            <w:rStyle w:val="Hyperlink"/>
          </w:rPr>
          <w:t>Steam Equipment</w:t>
        </w:r>
        <w:r w:rsidR="007C3A93">
          <w:rPr>
            <w:webHidden/>
          </w:rPr>
          <w:tab/>
        </w:r>
        <w:r w:rsidR="007C3A93">
          <w:rPr>
            <w:webHidden/>
          </w:rPr>
          <w:fldChar w:fldCharType="begin"/>
        </w:r>
        <w:r w:rsidR="007C3A93">
          <w:rPr>
            <w:webHidden/>
          </w:rPr>
          <w:instrText xml:space="preserve"> PAGEREF _Toc367348234 \h </w:instrText>
        </w:r>
        <w:r w:rsidR="007C3A93">
          <w:rPr>
            <w:webHidden/>
          </w:rPr>
        </w:r>
        <w:r w:rsidR="007C3A93">
          <w:rPr>
            <w:webHidden/>
          </w:rPr>
          <w:fldChar w:fldCharType="separate"/>
        </w:r>
        <w:r>
          <w:rPr>
            <w:webHidden/>
          </w:rPr>
          <w:t>30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5" w:history="1">
        <w:r w:rsidR="007C3A93" w:rsidRPr="002C468C">
          <w:rPr>
            <w:rStyle w:val="Hyperlink"/>
          </w:rPr>
          <w:t>Other Equipment</w:t>
        </w:r>
        <w:r w:rsidR="007C3A93">
          <w:rPr>
            <w:webHidden/>
          </w:rPr>
          <w:tab/>
        </w:r>
        <w:r w:rsidR="007C3A93">
          <w:rPr>
            <w:webHidden/>
          </w:rPr>
          <w:fldChar w:fldCharType="begin"/>
        </w:r>
        <w:r w:rsidR="007C3A93">
          <w:rPr>
            <w:webHidden/>
          </w:rPr>
          <w:instrText xml:space="preserve"> PAGEREF _Toc367348235 \h </w:instrText>
        </w:r>
        <w:r w:rsidR="007C3A93">
          <w:rPr>
            <w:webHidden/>
          </w:rPr>
        </w:r>
        <w:r w:rsidR="007C3A93">
          <w:rPr>
            <w:webHidden/>
          </w:rPr>
          <w:fldChar w:fldCharType="separate"/>
        </w:r>
        <w:r>
          <w:rPr>
            <w:webHidden/>
          </w:rPr>
          <w:t>30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6" w:history="1">
        <w:r w:rsidR="007C3A93" w:rsidRPr="002C468C">
          <w:rPr>
            <w:rStyle w:val="Hyperlink"/>
          </w:rPr>
          <w:t>Baseboard</w:t>
        </w:r>
        <w:r w:rsidR="007C3A93">
          <w:rPr>
            <w:webHidden/>
          </w:rPr>
          <w:tab/>
        </w:r>
        <w:r w:rsidR="007C3A93">
          <w:rPr>
            <w:webHidden/>
          </w:rPr>
          <w:fldChar w:fldCharType="begin"/>
        </w:r>
        <w:r w:rsidR="007C3A93">
          <w:rPr>
            <w:webHidden/>
          </w:rPr>
          <w:instrText xml:space="preserve"> PAGEREF _Toc367348236 \h </w:instrText>
        </w:r>
        <w:r w:rsidR="007C3A93">
          <w:rPr>
            <w:webHidden/>
          </w:rPr>
        </w:r>
        <w:r w:rsidR="007C3A93">
          <w:rPr>
            <w:webHidden/>
          </w:rPr>
          <w:fldChar w:fldCharType="separate"/>
        </w:r>
        <w:r>
          <w:rPr>
            <w:webHidden/>
          </w:rPr>
          <w:t>30</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37" w:history="1">
        <w:r w:rsidR="007C3A93" w:rsidRPr="002C468C">
          <w:rPr>
            <w:rStyle w:val="Hyperlink"/>
            <w:noProof/>
          </w:rPr>
          <w:t>On-Site Electricity Production</w:t>
        </w:r>
        <w:r w:rsidR="007C3A93">
          <w:rPr>
            <w:noProof/>
            <w:webHidden/>
          </w:rPr>
          <w:tab/>
        </w:r>
        <w:r w:rsidR="007C3A93">
          <w:rPr>
            <w:noProof/>
            <w:webHidden/>
          </w:rPr>
          <w:fldChar w:fldCharType="begin"/>
        </w:r>
        <w:r w:rsidR="007C3A93">
          <w:rPr>
            <w:noProof/>
            <w:webHidden/>
          </w:rPr>
          <w:instrText xml:space="preserve"> PAGEREF _Toc367348237 \h </w:instrText>
        </w:r>
        <w:r w:rsidR="007C3A93">
          <w:rPr>
            <w:noProof/>
            <w:webHidden/>
          </w:rPr>
        </w:r>
        <w:r w:rsidR="007C3A93">
          <w:rPr>
            <w:noProof/>
            <w:webHidden/>
          </w:rPr>
          <w:fldChar w:fldCharType="separate"/>
        </w:r>
        <w:r>
          <w:rPr>
            <w:noProof/>
            <w:webHidden/>
          </w:rPr>
          <w:t>30</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38" w:history="1">
        <w:r w:rsidR="007C3A93" w:rsidRPr="002C468C">
          <w:rPr>
            <w:rStyle w:val="Hyperlink"/>
          </w:rPr>
          <w:t>Generator Dispatch</w:t>
        </w:r>
        <w:r w:rsidR="007C3A93">
          <w:rPr>
            <w:webHidden/>
          </w:rPr>
          <w:tab/>
        </w:r>
        <w:r w:rsidR="007C3A93">
          <w:rPr>
            <w:webHidden/>
          </w:rPr>
          <w:fldChar w:fldCharType="begin"/>
        </w:r>
        <w:r w:rsidR="007C3A93">
          <w:rPr>
            <w:webHidden/>
          </w:rPr>
          <w:instrText xml:space="preserve"> PAGEREF _Toc367348238 \h </w:instrText>
        </w:r>
        <w:r w:rsidR="007C3A93">
          <w:rPr>
            <w:webHidden/>
          </w:rPr>
        </w:r>
        <w:r w:rsidR="007C3A93">
          <w:rPr>
            <w:webHidden/>
          </w:rPr>
          <w:fldChar w:fldCharType="separate"/>
        </w:r>
        <w:r>
          <w:rPr>
            <w:webHidden/>
          </w:rPr>
          <w:t>30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39" w:history="1">
        <w:r w:rsidR="007C3A93" w:rsidRPr="002C468C">
          <w:rPr>
            <w:rStyle w:val="Hyperlink"/>
          </w:rPr>
          <w:t>Electrical Storage</w:t>
        </w:r>
        <w:r w:rsidR="007C3A93">
          <w:rPr>
            <w:webHidden/>
          </w:rPr>
          <w:tab/>
        </w:r>
        <w:r w:rsidR="007C3A93">
          <w:rPr>
            <w:webHidden/>
          </w:rPr>
          <w:fldChar w:fldCharType="begin"/>
        </w:r>
        <w:r w:rsidR="007C3A93">
          <w:rPr>
            <w:webHidden/>
          </w:rPr>
          <w:instrText xml:space="preserve"> PAGEREF _Toc367348239 \h </w:instrText>
        </w:r>
        <w:r w:rsidR="007C3A93">
          <w:rPr>
            <w:webHidden/>
          </w:rPr>
        </w:r>
        <w:r w:rsidR="007C3A93">
          <w:rPr>
            <w:webHidden/>
          </w:rPr>
          <w:fldChar w:fldCharType="separate"/>
        </w:r>
        <w:r>
          <w:rPr>
            <w:webHidden/>
          </w:rPr>
          <w:t>30</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40" w:history="1">
        <w:r w:rsidR="007C3A93" w:rsidRPr="002C468C">
          <w:rPr>
            <w:rStyle w:val="Hyperlink"/>
            <w:noProof/>
          </w:rPr>
          <w:t>Refrigeration</w:t>
        </w:r>
        <w:r w:rsidR="007C3A93">
          <w:rPr>
            <w:noProof/>
            <w:webHidden/>
          </w:rPr>
          <w:tab/>
        </w:r>
        <w:r w:rsidR="007C3A93">
          <w:rPr>
            <w:noProof/>
            <w:webHidden/>
          </w:rPr>
          <w:fldChar w:fldCharType="begin"/>
        </w:r>
        <w:r w:rsidR="007C3A93">
          <w:rPr>
            <w:noProof/>
            <w:webHidden/>
          </w:rPr>
          <w:instrText xml:space="preserve"> PAGEREF _Toc367348240 \h </w:instrText>
        </w:r>
        <w:r w:rsidR="007C3A93">
          <w:rPr>
            <w:noProof/>
            <w:webHidden/>
          </w:rPr>
        </w:r>
        <w:r w:rsidR="007C3A93">
          <w:rPr>
            <w:noProof/>
            <w:webHidden/>
          </w:rPr>
          <w:fldChar w:fldCharType="separate"/>
        </w:r>
        <w:r>
          <w:rPr>
            <w:noProof/>
            <w:webHidden/>
          </w:rPr>
          <w:t>30</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41" w:history="1">
        <w:r w:rsidR="007C3A93" w:rsidRPr="002C468C">
          <w:rPr>
            <w:rStyle w:val="Hyperlink"/>
          </w:rPr>
          <w:t>Condenser Operation</w:t>
        </w:r>
        <w:r w:rsidR="007C3A93">
          <w:rPr>
            <w:webHidden/>
          </w:rPr>
          <w:tab/>
        </w:r>
        <w:r w:rsidR="007C3A93">
          <w:rPr>
            <w:webHidden/>
          </w:rPr>
          <w:fldChar w:fldCharType="begin"/>
        </w:r>
        <w:r w:rsidR="007C3A93">
          <w:rPr>
            <w:webHidden/>
          </w:rPr>
          <w:instrText xml:space="preserve"> PAGEREF _Toc367348241 \h </w:instrText>
        </w:r>
        <w:r w:rsidR="007C3A93">
          <w:rPr>
            <w:webHidden/>
          </w:rPr>
        </w:r>
        <w:r w:rsidR="007C3A93">
          <w:rPr>
            <w:webHidden/>
          </w:rPr>
          <w:fldChar w:fldCharType="separate"/>
        </w:r>
        <w:r>
          <w:rPr>
            <w:webHidden/>
          </w:rPr>
          <w:t>30</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42" w:history="1">
        <w:r w:rsidR="007C3A93" w:rsidRPr="002C468C">
          <w:rPr>
            <w:rStyle w:val="Hyperlink"/>
            <w:noProof/>
          </w:rPr>
          <w:t>General</w:t>
        </w:r>
        <w:r w:rsidR="007C3A93">
          <w:rPr>
            <w:noProof/>
            <w:webHidden/>
          </w:rPr>
          <w:tab/>
        </w:r>
        <w:r w:rsidR="007C3A93">
          <w:rPr>
            <w:noProof/>
            <w:webHidden/>
          </w:rPr>
          <w:fldChar w:fldCharType="begin"/>
        </w:r>
        <w:r w:rsidR="007C3A93">
          <w:rPr>
            <w:noProof/>
            <w:webHidden/>
          </w:rPr>
          <w:instrText xml:space="preserve"> PAGEREF _Toc367348242 \h </w:instrText>
        </w:r>
        <w:r w:rsidR="007C3A93">
          <w:rPr>
            <w:noProof/>
            <w:webHidden/>
          </w:rPr>
        </w:r>
        <w:r w:rsidR="007C3A93">
          <w:rPr>
            <w:noProof/>
            <w:webHidden/>
          </w:rPr>
          <w:fldChar w:fldCharType="separate"/>
        </w:r>
        <w:r>
          <w:rPr>
            <w:noProof/>
            <w:webHidden/>
          </w:rPr>
          <w:t>31</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43" w:history="1">
        <w:r w:rsidR="007C3A93" w:rsidRPr="002C468C">
          <w:rPr>
            <w:rStyle w:val="Hyperlink"/>
          </w:rPr>
          <w:t>Schedules</w:t>
        </w:r>
        <w:r w:rsidR="007C3A93">
          <w:rPr>
            <w:webHidden/>
          </w:rPr>
          <w:tab/>
        </w:r>
        <w:r w:rsidR="007C3A93">
          <w:rPr>
            <w:webHidden/>
          </w:rPr>
          <w:fldChar w:fldCharType="begin"/>
        </w:r>
        <w:r w:rsidR="007C3A93">
          <w:rPr>
            <w:webHidden/>
          </w:rPr>
          <w:instrText xml:space="preserve"> PAGEREF _Toc367348243 \h </w:instrText>
        </w:r>
        <w:r w:rsidR="007C3A93">
          <w:rPr>
            <w:webHidden/>
          </w:rPr>
        </w:r>
        <w:r w:rsidR="007C3A93">
          <w:rPr>
            <w:webHidden/>
          </w:rPr>
          <w:fldChar w:fldCharType="separate"/>
        </w:r>
        <w:r>
          <w:rPr>
            <w:webHidden/>
          </w:rPr>
          <w:t>31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44" w:history="1">
        <w:r w:rsidR="007C3A93" w:rsidRPr="002C468C">
          <w:rPr>
            <w:rStyle w:val="Hyperlink"/>
          </w:rPr>
          <w:t>Curves</w:t>
        </w:r>
        <w:r w:rsidR="007C3A93">
          <w:rPr>
            <w:webHidden/>
          </w:rPr>
          <w:tab/>
        </w:r>
        <w:r w:rsidR="007C3A93">
          <w:rPr>
            <w:webHidden/>
          </w:rPr>
          <w:fldChar w:fldCharType="begin"/>
        </w:r>
        <w:r w:rsidR="007C3A93">
          <w:rPr>
            <w:webHidden/>
          </w:rPr>
          <w:instrText xml:space="preserve"> PAGEREF _Toc367348244 \h </w:instrText>
        </w:r>
        <w:r w:rsidR="007C3A93">
          <w:rPr>
            <w:webHidden/>
          </w:rPr>
        </w:r>
        <w:r w:rsidR="007C3A93">
          <w:rPr>
            <w:webHidden/>
          </w:rPr>
          <w:fldChar w:fldCharType="separate"/>
        </w:r>
        <w:r>
          <w:rPr>
            <w:webHidden/>
          </w:rPr>
          <w:t>31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45" w:history="1">
        <w:r w:rsidR="007C3A93" w:rsidRPr="002C468C">
          <w:rPr>
            <w:rStyle w:val="Hyperlink"/>
          </w:rPr>
          <w:t>Weather Data</w:t>
        </w:r>
        <w:r w:rsidR="007C3A93">
          <w:rPr>
            <w:webHidden/>
          </w:rPr>
          <w:tab/>
        </w:r>
        <w:r w:rsidR="007C3A93">
          <w:rPr>
            <w:webHidden/>
          </w:rPr>
          <w:fldChar w:fldCharType="begin"/>
        </w:r>
        <w:r w:rsidR="007C3A93">
          <w:rPr>
            <w:webHidden/>
          </w:rPr>
          <w:instrText xml:space="preserve"> PAGEREF _Toc367348245 \h </w:instrText>
        </w:r>
        <w:r w:rsidR="007C3A93">
          <w:rPr>
            <w:webHidden/>
          </w:rPr>
        </w:r>
        <w:r w:rsidR="007C3A93">
          <w:rPr>
            <w:webHidden/>
          </w:rPr>
          <w:fldChar w:fldCharType="separate"/>
        </w:r>
        <w:r>
          <w:rPr>
            <w:webHidden/>
          </w:rPr>
          <w:t>31</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46" w:history="1">
        <w:r w:rsidR="007C3A93" w:rsidRPr="002C468C">
          <w:rPr>
            <w:rStyle w:val="Hyperlink"/>
            <w:noProof/>
          </w:rPr>
          <w:t>Sizing</w:t>
        </w:r>
        <w:r w:rsidR="007C3A93">
          <w:rPr>
            <w:noProof/>
            <w:webHidden/>
          </w:rPr>
          <w:tab/>
        </w:r>
        <w:r w:rsidR="007C3A93">
          <w:rPr>
            <w:noProof/>
            <w:webHidden/>
          </w:rPr>
          <w:fldChar w:fldCharType="begin"/>
        </w:r>
        <w:r w:rsidR="007C3A93">
          <w:rPr>
            <w:noProof/>
            <w:webHidden/>
          </w:rPr>
          <w:instrText xml:space="preserve"> PAGEREF _Toc367348246 \h </w:instrText>
        </w:r>
        <w:r w:rsidR="007C3A93">
          <w:rPr>
            <w:noProof/>
            <w:webHidden/>
          </w:rPr>
        </w:r>
        <w:r w:rsidR="007C3A93">
          <w:rPr>
            <w:noProof/>
            <w:webHidden/>
          </w:rPr>
          <w:fldChar w:fldCharType="separate"/>
        </w:r>
        <w:r>
          <w:rPr>
            <w:noProof/>
            <w:webHidden/>
          </w:rPr>
          <w:t>31</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47" w:history="1">
        <w:r w:rsidR="007C3A93" w:rsidRPr="002C468C">
          <w:rPr>
            <w:rStyle w:val="Hyperlink"/>
          </w:rPr>
          <w:t>Sizing:Zone</w:t>
        </w:r>
        <w:r w:rsidR="007C3A93">
          <w:rPr>
            <w:webHidden/>
          </w:rPr>
          <w:tab/>
        </w:r>
        <w:r w:rsidR="007C3A93">
          <w:rPr>
            <w:webHidden/>
          </w:rPr>
          <w:fldChar w:fldCharType="begin"/>
        </w:r>
        <w:r w:rsidR="007C3A93">
          <w:rPr>
            <w:webHidden/>
          </w:rPr>
          <w:instrText xml:space="preserve"> PAGEREF _Toc367348247 \h </w:instrText>
        </w:r>
        <w:r w:rsidR="007C3A93">
          <w:rPr>
            <w:webHidden/>
          </w:rPr>
        </w:r>
        <w:r w:rsidR="007C3A93">
          <w:rPr>
            <w:webHidden/>
          </w:rPr>
          <w:fldChar w:fldCharType="separate"/>
        </w:r>
        <w:r>
          <w:rPr>
            <w:webHidden/>
          </w:rPr>
          <w:t>31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48" w:history="1">
        <w:r w:rsidR="007C3A93" w:rsidRPr="002C468C">
          <w:rPr>
            <w:rStyle w:val="Hyperlink"/>
          </w:rPr>
          <w:t>System Sizing</w:t>
        </w:r>
        <w:r w:rsidR="007C3A93">
          <w:rPr>
            <w:webHidden/>
          </w:rPr>
          <w:tab/>
        </w:r>
        <w:r w:rsidR="007C3A93">
          <w:rPr>
            <w:webHidden/>
          </w:rPr>
          <w:fldChar w:fldCharType="begin"/>
        </w:r>
        <w:r w:rsidR="007C3A93">
          <w:rPr>
            <w:webHidden/>
          </w:rPr>
          <w:instrText xml:space="preserve"> PAGEREF _Toc367348248 \h </w:instrText>
        </w:r>
        <w:r w:rsidR="007C3A93">
          <w:rPr>
            <w:webHidden/>
          </w:rPr>
        </w:r>
        <w:r w:rsidR="007C3A93">
          <w:rPr>
            <w:webHidden/>
          </w:rPr>
          <w:fldChar w:fldCharType="separate"/>
        </w:r>
        <w:r>
          <w:rPr>
            <w:webHidden/>
          </w:rPr>
          <w:t>32</w:t>
        </w:r>
        <w:r w:rsidR="007C3A93">
          <w:rPr>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249" w:history="1">
        <w:r w:rsidR="007C3A93" w:rsidRPr="002C468C">
          <w:rPr>
            <w:rStyle w:val="Hyperlink"/>
            <w:noProof/>
          </w:rPr>
          <w:t>EMS Calling Points</w:t>
        </w:r>
        <w:r w:rsidR="007C3A93">
          <w:rPr>
            <w:noProof/>
            <w:webHidden/>
          </w:rPr>
          <w:tab/>
        </w:r>
        <w:r w:rsidR="007C3A93">
          <w:rPr>
            <w:noProof/>
            <w:webHidden/>
          </w:rPr>
          <w:fldChar w:fldCharType="begin"/>
        </w:r>
        <w:r w:rsidR="007C3A93">
          <w:rPr>
            <w:noProof/>
            <w:webHidden/>
          </w:rPr>
          <w:instrText xml:space="preserve"> PAGEREF _Toc367348249 \h </w:instrText>
        </w:r>
        <w:r w:rsidR="007C3A93">
          <w:rPr>
            <w:noProof/>
            <w:webHidden/>
          </w:rPr>
        </w:r>
        <w:r w:rsidR="007C3A93">
          <w:rPr>
            <w:noProof/>
            <w:webHidden/>
          </w:rPr>
          <w:fldChar w:fldCharType="separate"/>
        </w:r>
        <w:r>
          <w:rPr>
            <w:noProof/>
            <w:webHidden/>
          </w:rPr>
          <w:t>33</w:t>
        </w:r>
        <w:r w:rsidR="007C3A93">
          <w:rPr>
            <w:noProof/>
            <w:webHidden/>
          </w:rPr>
          <w:fldChar w:fldCharType="end"/>
        </w:r>
      </w:hyperlink>
    </w:p>
    <w:p w:rsidR="007C3A93" w:rsidRDefault="00B03493">
      <w:pPr>
        <w:pStyle w:val="TOC4"/>
        <w:rPr>
          <w:rFonts w:asciiTheme="minorHAnsi" w:eastAsiaTheme="minorEastAsia" w:hAnsiTheme="minorHAnsi" w:cstheme="minorBidi"/>
          <w:szCs w:val="22"/>
        </w:rPr>
      </w:pPr>
      <w:hyperlink w:anchor="_Toc367348250" w:history="1">
        <w:r w:rsidR="007C3A93" w:rsidRPr="002C468C">
          <w:rPr>
            <w:rStyle w:val="Hyperlink"/>
          </w:rPr>
          <w:t>Figure 1. Overall Program Flow and EMS Calling Points</w:t>
        </w:r>
        <w:r w:rsidR="007C3A93">
          <w:rPr>
            <w:webHidden/>
          </w:rPr>
          <w:tab/>
        </w:r>
        <w:r w:rsidR="007C3A93">
          <w:rPr>
            <w:webHidden/>
          </w:rPr>
          <w:fldChar w:fldCharType="begin"/>
        </w:r>
        <w:r w:rsidR="007C3A93">
          <w:rPr>
            <w:webHidden/>
          </w:rPr>
          <w:instrText xml:space="preserve"> PAGEREF _Toc367348250 \h </w:instrText>
        </w:r>
        <w:r w:rsidR="007C3A93">
          <w:rPr>
            <w:webHidden/>
          </w:rPr>
        </w:r>
        <w:r w:rsidR="007C3A93">
          <w:rPr>
            <w:webHidden/>
          </w:rPr>
          <w:fldChar w:fldCharType="separate"/>
        </w:r>
        <w:r>
          <w:rPr>
            <w:webHidden/>
          </w:rPr>
          <w:t>34</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251" w:history="1">
        <w:r w:rsidR="007C3A93" w:rsidRPr="002C468C">
          <w:rPr>
            <w:rStyle w:val="Hyperlink"/>
          </w:rPr>
          <w:t>Figure 2. Timestep Sequence with EMS Calling Points</w:t>
        </w:r>
        <w:r w:rsidR="007C3A93">
          <w:rPr>
            <w:webHidden/>
          </w:rPr>
          <w:tab/>
        </w:r>
        <w:r w:rsidR="007C3A93">
          <w:rPr>
            <w:webHidden/>
          </w:rPr>
          <w:fldChar w:fldCharType="begin"/>
        </w:r>
        <w:r w:rsidR="007C3A93">
          <w:rPr>
            <w:webHidden/>
          </w:rPr>
          <w:instrText xml:space="preserve"> PAGEREF _Toc367348251 \h </w:instrText>
        </w:r>
        <w:r w:rsidR="007C3A93">
          <w:rPr>
            <w:webHidden/>
          </w:rPr>
        </w:r>
        <w:r w:rsidR="007C3A93">
          <w:rPr>
            <w:webHidden/>
          </w:rPr>
          <w:fldChar w:fldCharType="separate"/>
        </w:r>
        <w:r>
          <w:rPr>
            <w:webHidden/>
          </w:rPr>
          <w:t>35</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252" w:history="1">
        <w:r w:rsidR="007C3A93" w:rsidRPr="002C468C">
          <w:rPr>
            <w:rStyle w:val="Hyperlink"/>
          </w:rPr>
          <w:t>Figure 3. System Timestep Sequence with EMS Calling Points</w:t>
        </w:r>
        <w:r w:rsidR="007C3A93">
          <w:rPr>
            <w:webHidden/>
          </w:rPr>
          <w:tab/>
        </w:r>
        <w:r w:rsidR="007C3A93">
          <w:rPr>
            <w:webHidden/>
          </w:rPr>
          <w:fldChar w:fldCharType="begin"/>
        </w:r>
        <w:r w:rsidR="007C3A93">
          <w:rPr>
            <w:webHidden/>
          </w:rPr>
          <w:instrText xml:space="preserve"> PAGEREF _Toc367348252 \h </w:instrText>
        </w:r>
        <w:r w:rsidR="007C3A93">
          <w:rPr>
            <w:webHidden/>
          </w:rPr>
        </w:r>
        <w:r w:rsidR="007C3A93">
          <w:rPr>
            <w:webHidden/>
          </w:rPr>
          <w:fldChar w:fldCharType="separate"/>
        </w:r>
        <w:r>
          <w:rPr>
            <w:webHidden/>
          </w:rPr>
          <w:t>36</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53" w:history="1">
        <w:r w:rsidR="007C3A93" w:rsidRPr="002C468C">
          <w:rPr>
            <w:rStyle w:val="Hyperlink"/>
            <w:noProof/>
          </w:rPr>
          <w:t>Begin New Environment</w:t>
        </w:r>
        <w:r w:rsidR="007C3A93">
          <w:rPr>
            <w:noProof/>
            <w:webHidden/>
          </w:rPr>
          <w:tab/>
        </w:r>
        <w:r w:rsidR="007C3A93">
          <w:rPr>
            <w:noProof/>
            <w:webHidden/>
          </w:rPr>
          <w:fldChar w:fldCharType="begin"/>
        </w:r>
        <w:r w:rsidR="007C3A93">
          <w:rPr>
            <w:noProof/>
            <w:webHidden/>
          </w:rPr>
          <w:instrText xml:space="preserve"> PAGEREF _Toc367348253 \h </w:instrText>
        </w:r>
        <w:r w:rsidR="007C3A93">
          <w:rPr>
            <w:noProof/>
            <w:webHidden/>
          </w:rPr>
        </w:r>
        <w:r w:rsidR="007C3A93">
          <w:rPr>
            <w:noProof/>
            <w:webHidden/>
          </w:rPr>
          <w:fldChar w:fldCharType="separate"/>
        </w:r>
        <w:r>
          <w:rPr>
            <w:noProof/>
            <w:webHidden/>
          </w:rPr>
          <w:t>37</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54" w:history="1">
        <w:r w:rsidR="007C3A93" w:rsidRPr="002C468C">
          <w:rPr>
            <w:rStyle w:val="Hyperlink"/>
            <w:noProof/>
          </w:rPr>
          <w:t>After New Environment Warmup Is Complete</w:t>
        </w:r>
        <w:r w:rsidR="007C3A93">
          <w:rPr>
            <w:noProof/>
            <w:webHidden/>
          </w:rPr>
          <w:tab/>
        </w:r>
        <w:r w:rsidR="007C3A93">
          <w:rPr>
            <w:noProof/>
            <w:webHidden/>
          </w:rPr>
          <w:fldChar w:fldCharType="begin"/>
        </w:r>
        <w:r w:rsidR="007C3A93">
          <w:rPr>
            <w:noProof/>
            <w:webHidden/>
          </w:rPr>
          <w:instrText xml:space="preserve"> PAGEREF _Toc367348254 \h </w:instrText>
        </w:r>
        <w:r w:rsidR="007C3A93">
          <w:rPr>
            <w:noProof/>
            <w:webHidden/>
          </w:rPr>
        </w:r>
        <w:r w:rsidR="007C3A93">
          <w:rPr>
            <w:noProof/>
            <w:webHidden/>
          </w:rPr>
          <w:fldChar w:fldCharType="separate"/>
        </w:r>
        <w:r>
          <w:rPr>
            <w:noProof/>
            <w:webHidden/>
          </w:rPr>
          <w:t>37</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55" w:history="1">
        <w:r w:rsidR="007C3A93" w:rsidRPr="002C468C">
          <w:rPr>
            <w:rStyle w:val="Hyperlink"/>
            <w:noProof/>
          </w:rPr>
          <w:t>Begin Timestep Before Predictor</w:t>
        </w:r>
        <w:r w:rsidR="007C3A93">
          <w:rPr>
            <w:noProof/>
            <w:webHidden/>
          </w:rPr>
          <w:tab/>
        </w:r>
        <w:r w:rsidR="007C3A93">
          <w:rPr>
            <w:noProof/>
            <w:webHidden/>
          </w:rPr>
          <w:fldChar w:fldCharType="begin"/>
        </w:r>
        <w:r w:rsidR="007C3A93">
          <w:rPr>
            <w:noProof/>
            <w:webHidden/>
          </w:rPr>
          <w:instrText xml:space="preserve"> PAGEREF _Toc367348255 \h </w:instrText>
        </w:r>
        <w:r w:rsidR="007C3A93">
          <w:rPr>
            <w:noProof/>
            <w:webHidden/>
          </w:rPr>
        </w:r>
        <w:r w:rsidR="007C3A93">
          <w:rPr>
            <w:noProof/>
            <w:webHidden/>
          </w:rPr>
          <w:fldChar w:fldCharType="separate"/>
        </w:r>
        <w:r>
          <w:rPr>
            <w:noProof/>
            <w:webHidden/>
          </w:rPr>
          <w:t>37</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56" w:history="1">
        <w:r w:rsidR="007C3A93" w:rsidRPr="002C468C">
          <w:rPr>
            <w:rStyle w:val="Hyperlink"/>
            <w:noProof/>
          </w:rPr>
          <w:t>After Predictor Before HVAC Managers</w:t>
        </w:r>
        <w:r w:rsidR="007C3A93">
          <w:rPr>
            <w:noProof/>
            <w:webHidden/>
          </w:rPr>
          <w:tab/>
        </w:r>
        <w:r w:rsidR="007C3A93">
          <w:rPr>
            <w:noProof/>
            <w:webHidden/>
          </w:rPr>
          <w:fldChar w:fldCharType="begin"/>
        </w:r>
        <w:r w:rsidR="007C3A93">
          <w:rPr>
            <w:noProof/>
            <w:webHidden/>
          </w:rPr>
          <w:instrText xml:space="preserve"> PAGEREF _Toc367348256 \h </w:instrText>
        </w:r>
        <w:r w:rsidR="007C3A93">
          <w:rPr>
            <w:noProof/>
            <w:webHidden/>
          </w:rPr>
        </w:r>
        <w:r w:rsidR="007C3A93">
          <w:rPr>
            <w:noProof/>
            <w:webHidden/>
          </w:rPr>
          <w:fldChar w:fldCharType="separate"/>
        </w:r>
        <w:r>
          <w:rPr>
            <w:noProof/>
            <w:webHidden/>
          </w:rPr>
          <w:t>38</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57" w:history="1">
        <w:r w:rsidR="007C3A93" w:rsidRPr="002C468C">
          <w:rPr>
            <w:rStyle w:val="Hyperlink"/>
            <w:noProof/>
          </w:rPr>
          <w:t>After Predictor After HVAC Managers</w:t>
        </w:r>
        <w:r w:rsidR="007C3A93">
          <w:rPr>
            <w:noProof/>
            <w:webHidden/>
          </w:rPr>
          <w:tab/>
        </w:r>
        <w:r w:rsidR="007C3A93">
          <w:rPr>
            <w:noProof/>
            <w:webHidden/>
          </w:rPr>
          <w:fldChar w:fldCharType="begin"/>
        </w:r>
        <w:r w:rsidR="007C3A93">
          <w:rPr>
            <w:noProof/>
            <w:webHidden/>
          </w:rPr>
          <w:instrText xml:space="preserve"> PAGEREF _Toc367348257 \h </w:instrText>
        </w:r>
        <w:r w:rsidR="007C3A93">
          <w:rPr>
            <w:noProof/>
            <w:webHidden/>
          </w:rPr>
        </w:r>
        <w:r w:rsidR="007C3A93">
          <w:rPr>
            <w:noProof/>
            <w:webHidden/>
          </w:rPr>
          <w:fldChar w:fldCharType="separate"/>
        </w:r>
        <w:r>
          <w:rPr>
            <w:noProof/>
            <w:webHidden/>
          </w:rPr>
          <w:t>38</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58" w:history="1">
        <w:r w:rsidR="007C3A93" w:rsidRPr="002C468C">
          <w:rPr>
            <w:rStyle w:val="Hyperlink"/>
            <w:noProof/>
          </w:rPr>
          <w:t>Inside HVAC System Iteration Loop</w:t>
        </w:r>
        <w:r w:rsidR="007C3A93">
          <w:rPr>
            <w:noProof/>
            <w:webHidden/>
          </w:rPr>
          <w:tab/>
        </w:r>
        <w:r w:rsidR="007C3A93">
          <w:rPr>
            <w:noProof/>
            <w:webHidden/>
          </w:rPr>
          <w:fldChar w:fldCharType="begin"/>
        </w:r>
        <w:r w:rsidR="007C3A93">
          <w:rPr>
            <w:noProof/>
            <w:webHidden/>
          </w:rPr>
          <w:instrText xml:space="preserve"> PAGEREF _Toc367348258 \h </w:instrText>
        </w:r>
        <w:r w:rsidR="007C3A93">
          <w:rPr>
            <w:noProof/>
            <w:webHidden/>
          </w:rPr>
        </w:r>
        <w:r w:rsidR="007C3A93">
          <w:rPr>
            <w:noProof/>
            <w:webHidden/>
          </w:rPr>
          <w:fldChar w:fldCharType="separate"/>
        </w:r>
        <w:r>
          <w:rPr>
            <w:noProof/>
            <w:webHidden/>
          </w:rPr>
          <w:t>38</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59" w:history="1">
        <w:r w:rsidR="007C3A93" w:rsidRPr="002C468C">
          <w:rPr>
            <w:rStyle w:val="Hyperlink"/>
            <w:noProof/>
          </w:rPr>
          <w:t>End of Zone Timestep Before Reporting</w:t>
        </w:r>
        <w:r w:rsidR="007C3A93">
          <w:rPr>
            <w:noProof/>
            <w:webHidden/>
          </w:rPr>
          <w:tab/>
        </w:r>
        <w:r w:rsidR="007C3A93">
          <w:rPr>
            <w:noProof/>
            <w:webHidden/>
          </w:rPr>
          <w:fldChar w:fldCharType="begin"/>
        </w:r>
        <w:r w:rsidR="007C3A93">
          <w:rPr>
            <w:noProof/>
            <w:webHidden/>
          </w:rPr>
          <w:instrText xml:space="preserve"> PAGEREF _Toc367348259 \h </w:instrText>
        </w:r>
        <w:r w:rsidR="007C3A93">
          <w:rPr>
            <w:noProof/>
            <w:webHidden/>
          </w:rPr>
        </w:r>
        <w:r w:rsidR="007C3A93">
          <w:rPr>
            <w:noProof/>
            <w:webHidden/>
          </w:rPr>
          <w:fldChar w:fldCharType="separate"/>
        </w:r>
        <w:r>
          <w:rPr>
            <w:noProof/>
            <w:webHidden/>
          </w:rPr>
          <w:t>38</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0" w:history="1">
        <w:r w:rsidR="007C3A93" w:rsidRPr="002C468C">
          <w:rPr>
            <w:rStyle w:val="Hyperlink"/>
            <w:noProof/>
          </w:rPr>
          <w:t>End of Zone Timestep After Reporting</w:t>
        </w:r>
        <w:r w:rsidR="007C3A93">
          <w:rPr>
            <w:noProof/>
            <w:webHidden/>
          </w:rPr>
          <w:tab/>
        </w:r>
        <w:r w:rsidR="007C3A93">
          <w:rPr>
            <w:noProof/>
            <w:webHidden/>
          </w:rPr>
          <w:fldChar w:fldCharType="begin"/>
        </w:r>
        <w:r w:rsidR="007C3A93">
          <w:rPr>
            <w:noProof/>
            <w:webHidden/>
          </w:rPr>
          <w:instrText xml:space="preserve"> PAGEREF _Toc367348260 \h </w:instrText>
        </w:r>
        <w:r w:rsidR="007C3A93">
          <w:rPr>
            <w:noProof/>
            <w:webHidden/>
          </w:rPr>
        </w:r>
        <w:r w:rsidR="007C3A93">
          <w:rPr>
            <w:noProof/>
            <w:webHidden/>
          </w:rPr>
          <w:fldChar w:fldCharType="separate"/>
        </w:r>
        <w:r>
          <w:rPr>
            <w:noProof/>
            <w:webHidden/>
          </w:rPr>
          <w:t>38</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1" w:history="1">
        <w:r w:rsidR="007C3A93" w:rsidRPr="002C468C">
          <w:rPr>
            <w:rStyle w:val="Hyperlink"/>
            <w:noProof/>
          </w:rPr>
          <w:t>End of System Timestep Before HVAC Reporting</w:t>
        </w:r>
        <w:r w:rsidR="007C3A93">
          <w:rPr>
            <w:noProof/>
            <w:webHidden/>
          </w:rPr>
          <w:tab/>
        </w:r>
        <w:r w:rsidR="007C3A93">
          <w:rPr>
            <w:noProof/>
            <w:webHidden/>
          </w:rPr>
          <w:fldChar w:fldCharType="begin"/>
        </w:r>
        <w:r w:rsidR="007C3A93">
          <w:rPr>
            <w:noProof/>
            <w:webHidden/>
          </w:rPr>
          <w:instrText xml:space="preserve"> PAGEREF _Toc367348261 \h </w:instrText>
        </w:r>
        <w:r w:rsidR="007C3A93">
          <w:rPr>
            <w:noProof/>
            <w:webHidden/>
          </w:rPr>
        </w:r>
        <w:r w:rsidR="007C3A93">
          <w:rPr>
            <w:noProof/>
            <w:webHidden/>
          </w:rPr>
          <w:fldChar w:fldCharType="separate"/>
        </w:r>
        <w:r>
          <w:rPr>
            <w:noProof/>
            <w:webHidden/>
          </w:rPr>
          <w:t>38</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2" w:history="1">
        <w:r w:rsidR="007C3A93" w:rsidRPr="002C468C">
          <w:rPr>
            <w:rStyle w:val="Hyperlink"/>
            <w:noProof/>
          </w:rPr>
          <w:t>End of System Timestep After HVAC Reporting</w:t>
        </w:r>
        <w:r w:rsidR="007C3A93">
          <w:rPr>
            <w:noProof/>
            <w:webHidden/>
          </w:rPr>
          <w:tab/>
        </w:r>
        <w:r w:rsidR="007C3A93">
          <w:rPr>
            <w:noProof/>
            <w:webHidden/>
          </w:rPr>
          <w:fldChar w:fldCharType="begin"/>
        </w:r>
        <w:r w:rsidR="007C3A93">
          <w:rPr>
            <w:noProof/>
            <w:webHidden/>
          </w:rPr>
          <w:instrText xml:space="preserve"> PAGEREF _Toc367348262 \h </w:instrText>
        </w:r>
        <w:r w:rsidR="007C3A93">
          <w:rPr>
            <w:noProof/>
            <w:webHidden/>
          </w:rPr>
        </w:r>
        <w:r w:rsidR="007C3A93">
          <w:rPr>
            <w:noProof/>
            <w:webHidden/>
          </w:rPr>
          <w:fldChar w:fldCharType="separate"/>
        </w:r>
        <w:r>
          <w:rPr>
            <w:noProof/>
            <w:webHidden/>
          </w:rPr>
          <w:t>39</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3" w:history="1">
        <w:r w:rsidR="007C3A93" w:rsidRPr="002C468C">
          <w:rPr>
            <w:rStyle w:val="Hyperlink"/>
            <w:noProof/>
          </w:rPr>
          <w:t>End of Zone Sizing</w:t>
        </w:r>
        <w:r w:rsidR="007C3A93">
          <w:rPr>
            <w:noProof/>
            <w:webHidden/>
          </w:rPr>
          <w:tab/>
        </w:r>
        <w:r w:rsidR="007C3A93">
          <w:rPr>
            <w:noProof/>
            <w:webHidden/>
          </w:rPr>
          <w:fldChar w:fldCharType="begin"/>
        </w:r>
        <w:r w:rsidR="007C3A93">
          <w:rPr>
            <w:noProof/>
            <w:webHidden/>
          </w:rPr>
          <w:instrText xml:space="preserve"> PAGEREF _Toc367348263 \h </w:instrText>
        </w:r>
        <w:r w:rsidR="007C3A93">
          <w:rPr>
            <w:noProof/>
            <w:webHidden/>
          </w:rPr>
        </w:r>
        <w:r w:rsidR="007C3A93">
          <w:rPr>
            <w:noProof/>
            <w:webHidden/>
          </w:rPr>
          <w:fldChar w:fldCharType="separate"/>
        </w:r>
        <w:r>
          <w:rPr>
            <w:noProof/>
            <w:webHidden/>
          </w:rPr>
          <w:t>39</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4" w:history="1">
        <w:r w:rsidR="007C3A93" w:rsidRPr="002C468C">
          <w:rPr>
            <w:rStyle w:val="Hyperlink"/>
            <w:noProof/>
          </w:rPr>
          <w:t>End of System Sizing</w:t>
        </w:r>
        <w:r w:rsidR="007C3A93">
          <w:rPr>
            <w:noProof/>
            <w:webHidden/>
          </w:rPr>
          <w:tab/>
        </w:r>
        <w:r w:rsidR="007C3A93">
          <w:rPr>
            <w:noProof/>
            <w:webHidden/>
          </w:rPr>
          <w:fldChar w:fldCharType="begin"/>
        </w:r>
        <w:r w:rsidR="007C3A93">
          <w:rPr>
            <w:noProof/>
            <w:webHidden/>
          </w:rPr>
          <w:instrText xml:space="preserve"> PAGEREF _Toc367348264 \h </w:instrText>
        </w:r>
        <w:r w:rsidR="007C3A93">
          <w:rPr>
            <w:noProof/>
            <w:webHidden/>
          </w:rPr>
        </w:r>
        <w:r w:rsidR="007C3A93">
          <w:rPr>
            <w:noProof/>
            <w:webHidden/>
          </w:rPr>
          <w:fldChar w:fldCharType="separate"/>
        </w:r>
        <w:r>
          <w:rPr>
            <w:noProof/>
            <w:webHidden/>
          </w:rPr>
          <w:t>39</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5" w:history="1">
        <w:r w:rsidR="007C3A93" w:rsidRPr="002C468C">
          <w:rPr>
            <w:rStyle w:val="Hyperlink"/>
            <w:noProof/>
          </w:rPr>
          <w:t>After Component Model Input has Been Read In</w:t>
        </w:r>
        <w:r w:rsidR="007C3A93">
          <w:rPr>
            <w:noProof/>
            <w:webHidden/>
          </w:rPr>
          <w:tab/>
        </w:r>
        <w:r w:rsidR="007C3A93">
          <w:rPr>
            <w:noProof/>
            <w:webHidden/>
          </w:rPr>
          <w:fldChar w:fldCharType="begin"/>
        </w:r>
        <w:r w:rsidR="007C3A93">
          <w:rPr>
            <w:noProof/>
            <w:webHidden/>
          </w:rPr>
          <w:instrText xml:space="preserve"> PAGEREF _Toc367348265 \h </w:instrText>
        </w:r>
        <w:r w:rsidR="007C3A93">
          <w:rPr>
            <w:noProof/>
            <w:webHidden/>
          </w:rPr>
        </w:r>
        <w:r w:rsidR="007C3A93">
          <w:rPr>
            <w:noProof/>
            <w:webHidden/>
          </w:rPr>
          <w:fldChar w:fldCharType="separate"/>
        </w:r>
        <w:r>
          <w:rPr>
            <w:noProof/>
            <w:webHidden/>
          </w:rPr>
          <w:t>39</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6" w:history="1">
        <w:r w:rsidR="007C3A93" w:rsidRPr="002C468C">
          <w:rPr>
            <w:rStyle w:val="Hyperlink"/>
            <w:noProof/>
          </w:rPr>
          <w:t>User Defined Component Model</w:t>
        </w:r>
        <w:r w:rsidR="007C3A93">
          <w:rPr>
            <w:noProof/>
            <w:webHidden/>
          </w:rPr>
          <w:tab/>
        </w:r>
        <w:r w:rsidR="007C3A93">
          <w:rPr>
            <w:noProof/>
            <w:webHidden/>
          </w:rPr>
          <w:fldChar w:fldCharType="begin"/>
        </w:r>
        <w:r w:rsidR="007C3A93">
          <w:rPr>
            <w:noProof/>
            <w:webHidden/>
          </w:rPr>
          <w:instrText xml:space="preserve"> PAGEREF _Toc367348266 \h </w:instrText>
        </w:r>
        <w:r w:rsidR="007C3A93">
          <w:rPr>
            <w:noProof/>
            <w:webHidden/>
          </w:rPr>
        </w:r>
        <w:r w:rsidR="007C3A93">
          <w:rPr>
            <w:noProof/>
            <w:webHidden/>
          </w:rPr>
          <w:fldChar w:fldCharType="separate"/>
        </w:r>
        <w:r>
          <w:rPr>
            <w:noProof/>
            <w:webHidden/>
          </w:rPr>
          <w:t>39</w:t>
        </w:r>
        <w:r w:rsidR="007C3A93">
          <w:rPr>
            <w:noProof/>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267" w:history="1">
        <w:r w:rsidR="007C3A93" w:rsidRPr="002C468C">
          <w:rPr>
            <w:rStyle w:val="Hyperlink"/>
            <w:noProof/>
          </w:rPr>
          <w:t>User-Defined Component Models</w:t>
        </w:r>
        <w:r w:rsidR="007C3A93">
          <w:rPr>
            <w:noProof/>
            <w:webHidden/>
          </w:rPr>
          <w:tab/>
        </w:r>
        <w:r w:rsidR="007C3A93">
          <w:rPr>
            <w:noProof/>
            <w:webHidden/>
          </w:rPr>
          <w:fldChar w:fldCharType="begin"/>
        </w:r>
        <w:r w:rsidR="007C3A93">
          <w:rPr>
            <w:noProof/>
            <w:webHidden/>
          </w:rPr>
          <w:instrText xml:space="preserve"> PAGEREF _Toc367348267 \h </w:instrText>
        </w:r>
        <w:r w:rsidR="007C3A93">
          <w:rPr>
            <w:noProof/>
            <w:webHidden/>
          </w:rPr>
        </w:r>
        <w:r w:rsidR="007C3A93">
          <w:rPr>
            <w:noProof/>
            <w:webHidden/>
          </w:rPr>
          <w:fldChar w:fldCharType="separate"/>
        </w:r>
        <w:r>
          <w:rPr>
            <w:noProof/>
            <w:webHidden/>
          </w:rPr>
          <w:t>40</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8" w:history="1">
        <w:r w:rsidR="007C3A93" w:rsidRPr="002C468C">
          <w:rPr>
            <w:rStyle w:val="Hyperlink"/>
            <w:noProof/>
          </w:rPr>
          <w:t>Common Characteristics</w:t>
        </w:r>
        <w:r w:rsidR="007C3A93">
          <w:rPr>
            <w:noProof/>
            <w:webHidden/>
          </w:rPr>
          <w:tab/>
        </w:r>
        <w:r w:rsidR="007C3A93">
          <w:rPr>
            <w:noProof/>
            <w:webHidden/>
          </w:rPr>
          <w:fldChar w:fldCharType="begin"/>
        </w:r>
        <w:r w:rsidR="007C3A93">
          <w:rPr>
            <w:noProof/>
            <w:webHidden/>
          </w:rPr>
          <w:instrText xml:space="preserve"> PAGEREF _Toc367348268 \h </w:instrText>
        </w:r>
        <w:r w:rsidR="007C3A93">
          <w:rPr>
            <w:noProof/>
            <w:webHidden/>
          </w:rPr>
        </w:r>
        <w:r w:rsidR="007C3A93">
          <w:rPr>
            <w:noProof/>
            <w:webHidden/>
          </w:rPr>
          <w:fldChar w:fldCharType="separate"/>
        </w:r>
        <w:r>
          <w:rPr>
            <w:noProof/>
            <w:webHidden/>
          </w:rPr>
          <w:t>40</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69" w:history="1">
        <w:r w:rsidR="007C3A93" w:rsidRPr="002C468C">
          <w:rPr>
            <w:rStyle w:val="Hyperlink"/>
            <w:noProof/>
          </w:rPr>
          <w:t>Zone Forced Air Unit</w:t>
        </w:r>
        <w:r w:rsidR="007C3A93">
          <w:rPr>
            <w:noProof/>
            <w:webHidden/>
          </w:rPr>
          <w:tab/>
        </w:r>
        <w:r w:rsidR="007C3A93">
          <w:rPr>
            <w:noProof/>
            <w:webHidden/>
          </w:rPr>
          <w:fldChar w:fldCharType="begin"/>
        </w:r>
        <w:r w:rsidR="007C3A93">
          <w:rPr>
            <w:noProof/>
            <w:webHidden/>
          </w:rPr>
          <w:instrText xml:space="preserve"> PAGEREF _Toc367348269 \h </w:instrText>
        </w:r>
        <w:r w:rsidR="007C3A93">
          <w:rPr>
            <w:noProof/>
            <w:webHidden/>
          </w:rPr>
        </w:r>
        <w:r w:rsidR="007C3A93">
          <w:rPr>
            <w:noProof/>
            <w:webHidden/>
          </w:rPr>
          <w:fldChar w:fldCharType="separate"/>
        </w:r>
        <w:r>
          <w:rPr>
            <w:noProof/>
            <w:webHidden/>
          </w:rPr>
          <w:t>40</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70" w:history="1">
        <w:r w:rsidR="007C3A93" w:rsidRPr="002C468C">
          <w:rPr>
            <w:rStyle w:val="Hyperlink"/>
          </w:rPr>
          <w:t>Primary Air Connection</w:t>
        </w:r>
        <w:r w:rsidR="007C3A93">
          <w:rPr>
            <w:webHidden/>
          </w:rPr>
          <w:tab/>
        </w:r>
        <w:r w:rsidR="007C3A93">
          <w:rPr>
            <w:webHidden/>
          </w:rPr>
          <w:fldChar w:fldCharType="begin"/>
        </w:r>
        <w:r w:rsidR="007C3A93">
          <w:rPr>
            <w:webHidden/>
          </w:rPr>
          <w:instrText xml:space="preserve"> PAGEREF _Toc367348270 \h </w:instrText>
        </w:r>
        <w:r w:rsidR="007C3A93">
          <w:rPr>
            <w:webHidden/>
          </w:rPr>
        </w:r>
        <w:r w:rsidR="007C3A93">
          <w:rPr>
            <w:webHidden/>
          </w:rPr>
          <w:fldChar w:fldCharType="separate"/>
        </w:r>
        <w:r>
          <w:rPr>
            <w:webHidden/>
          </w:rPr>
          <w:t>41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71" w:history="1">
        <w:r w:rsidR="007C3A93" w:rsidRPr="002C468C">
          <w:rPr>
            <w:rStyle w:val="Hyperlink"/>
          </w:rPr>
          <w:t>Secondary Air Connection</w:t>
        </w:r>
        <w:r w:rsidR="007C3A93">
          <w:rPr>
            <w:webHidden/>
          </w:rPr>
          <w:tab/>
        </w:r>
        <w:r w:rsidR="007C3A93">
          <w:rPr>
            <w:webHidden/>
          </w:rPr>
          <w:fldChar w:fldCharType="begin"/>
        </w:r>
        <w:r w:rsidR="007C3A93">
          <w:rPr>
            <w:webHidden/>
          </w:rPr>
          <w:instrText xml:space="preserve"> PAGEREF _Toc367348271 \h </w:instrText>
        </w:r>
        <w:r w:rsidR="007C3A93">
          <w:rPr>
            <w:webHidden/>
          </w:rPr>
        </w:r>
        <w:r w:rsidR="007C3A93">
          <w:rPr>
            <w:webHidden/>
          </w:rPr>
          <w:fldChar w:fldCharType="separate"/>
        </w:r>
        <w:r>
          <w:rPr>
            <w:webHidden/>
          </w:rPr>
          <w:t>42</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72" w:history="1">
        <w:r w:rsidR="007C3A93" w:rsidRPr="002C468C">
          <w:rPr>
            <w:rStyle w:val="Hyperlink"/>
          </w:rPr>
          <w:t>Plant Connections</w:t>
        </w:r>
        <w:r w:rsidR="007C3A93">
          <w:rPr>
            <w:webHidden/>
          </w:rPr>
          <w:tab/>
        </w:r>
        <w:r w:rsidR="007C3A93">
          <w:rPr>
            <w:webHidden/>
          </w:rPr>
          <w:fldChar w:fldCharType="begin"/>
        </w:r>
        <w:r w:rsidR="007C3A93">
          <w:rPr>
            <w:webHidden/>
          </w:rPr>
          <w:instrText xml:space="preserve"> PAGEREF _Toc367348272 \h </w:instrText>
        </w:r>
        <w:r w:rsidR="007C3A93">
          <w:rPr>
            <w:webHidden/>
          </w:rPr>
        </w:r>
        <w:r w:rsidR="007C3A93">
          <w:rPr>
            <w:webHidden/>
          </w:rPr>
          <w:fldChar w:fldCharType="separate"/>
        </w:r>
        <w:r>
          <w:rPr>
            <w:webHidden/>
          </w:rPr>
          <w:t>43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73" w:history="1">
        <w:r w:rsidR="007C3A93" w:rsidRPr="002C468C">
          <w:rPr>
            <w:rStyle w:val="Hyperlink"/>
          </w:rPr>
          <w:t>Water Use</w:t>
        </w:r>
        <w:r w:rsidR="007C3A93">
          <w:rPr>
            <w:webHidden/>
          </w:rPr>
          <w:tab/>
        </w:r>
        <w:r w:rsidR="007C3A93">
          <w:rPr>
            <w:webHidden/>
          </w:rPr>
          <w:fldChar w:fldCharType="begin"/>
        </w:r>
        <w:r w:rsidR="007C3A93">
          <w:rPr>
            <w:webHidden/>
          </w:rPr>
          <w:instrText xml:space="preserve"> PAGEREF _Toc367348273 \h </w:instrText>
        </w:r>
        <w:r w:rsidR="007C3A93">
          <w:rPr>
            <w:webHidden/>
          </w:rPr>
        </w:r>
        <w:r w:rsidR="007C3A93">
          <w:rPr>
            <w:webHidden/>
          </w:rPr>
          <w:fldChar w:fldCharType="separate"/>
        </w:r>
        <w:r>
          <w:rPr>
            <w:webHidden/>
          </w:rPr>
          <w:t>44</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74" w:history="1">
        <w:r w:rsidR="007C3A93" w:rsidRPr="002C468C">
          <w:rPr>
            <w:rStyle w:val="Hyperlink"/>
          </w:rPr>
          <w:t>Ambient Zone</w:t>
        </w:r>
        <w:r w:rsidR="007C3A93">
          <w:rPr>
            <w:webHidden/>
          </w:rPr>
          <w:tab/>
        </w:r>
        <w:r w:rsidR="007C3A93">
          <w:rPr>
            <w:webHidden/>
          </w:rPr>
          <w:fldChar w:fldCharType="begin"/>
        </w:r>
        <w:r w:rsidR="007C3A93">
          <w:rPr>
            <w:webHidden/>
          </w:rPr>
          <w:instrText xml:space="preserve"> PAGEREF _Toc367348274 \h </w:instrText>
        </w:r>
        <w:r w:rsidR="007C3A93">
          <w:rPr>
            <w:webHidden/>
          </w:rPr>
        </w:r>
        <w:r w:rsidR="007C3A93">
          <w:rPr>
            <w:webHidden/>
          </w:rPr>
          <w:fldChar w:fldCharType="separate"/>
        </w:r>
        <w:r>
          <w:rPr>
            <w:webHidden/>
          </w:rPr>
          <w:t>44</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75" w:history="1">
        <w:r w:rsidR="007C3A93" w:rsidRPr="002C468C">
          <w:rPr>
            <w:rStyle w:val="Hyperlink"/>
            <w:noProof/>
          </w:rPr>
          <w:t>Plant Operation Scheme</w:t>
        </w:r>
        <w:r w:rsidR="007C3A93">
          <w:rPr>
            <w:noProof/>
            <w:webHidden/>
          </w:rPr>
          <w:tab/>
        </w:r>
        <w:r w:rsidR="007C3A93">
          <w:rPr>
            <w:noProof/>
            <w:webHidden/>
          </w:rPr>
          <w:fldChar w:fldCharType="begin"/>
        </w:r>
        <w:r w:rsidR="007C3A93">
          <w:rPr>
            <w:noProof/>
            <w:webHidden/>
          </w:rPr>
          <w:instrText xml:space="preserve"> PAGEREF _Toc367348275 \h </w:instrText>
        </w:r>
        <w:r w:rsidR="007C3A93">
          <w:rPr>
            <w:noProof/>
            <w:webHidden/>
          </w:rPr>
        </w:r>
        <w:r w:rsidR="007C3A93">
          <w:rPr>
            <w:noProof/>
            <w:webHidden/>
          </w:rPr>
          <w:fldChar w:fldCharType="separate"/>
        </w:r>
        <w:r>
          <w:rPr>
            <w:noProof/>
            <w:webHidden/>
          </w:rPr>
          <w:t>44</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76" w:history="1">
        <w:r w:rsidR="007C3A93" w:rsidRPr="002C468C">
          <w:rPr>
            <w:rStyle w:val="Hyperlink"/>
          </w:rPr>
          <w:t>Plant Loop Demand</w:t>
        </w:r>
        <w:r w:rsidR="007C3A93">
          <w:rPr>
            <w:webHidden/>
          </w:rPr>
          <w:tab/>
        </w:r>
        <w:r w:rsidR="007C3A93">
          <w:rPr>
            <w:webHidden/>
          </w:rPr>
          <w:fldChar w:fldCharType="begin"/>
        </w:r>
        <w:r w:rsidR="007C3A93">
          <w:rPr>
            <w:webHidden/>
          </w:rPr>
          <w:instrText xml:space="preserve"> PAGEREF _Toc367348276 \h </w:instrText>
        </w:r>
        <w:r w:rsidR="007C3A93">
          <w:rPr>
            <w:webHidden/>
          </w:rPr>
        </w:r>
        <w:r w:rsidR="007C3A93">
          <w:rPr>
            <w:webHidden/>
          </w:rPr>
          <w:fldChar w:fldCharType="separate"/>
        </w:r>
        <w:r>
          <w:rPr>
            <w:webHidden/>
          </w:rPr>
          <w:t>45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77" w:history="1">
        <w:r w:rsidR="007C3A93" w:rsidRPr="002C468C">
          <w:rPr>
            <w:rStyle w:val="Hyperlink"/>
          </w:rPr>
          <w:t>Plant Equipment Dispatch</w:t>
        </w:r>
        <w:r w:rsidR="007C3A93">
          <w:rPr>
            <w:webHidden/>
          </w:rPr>
          <w:tab/>
        </w:r>
        <w:r w:rsidR="007C3A93">
          <w:rPr>
            <w:webHidden/>
          </w:rPr>
          <w:fldChar w:fldCharType="begin"/>
        </w:r>
        <w:r w:rsidR="007C3A93">
          <w:rPr>
            <w:webHidden/>
          </w:rPr>
          <w:instrText xml:space="preserve"> PAGEREF _Toc367348277 \h </w:instrText>
        </w:r>
        <w:r w:rsidR="007C3A93">
          <w:rPr>
            <w:webHidden/>
          </w:rPr>
        </w:r>
        <w:r w:rsidR="007C3A93">
          <w:rPr>
            <w:webHidden/>
          </w:rPr>
          <w:fldChar w:fldCharType="separate"/>
        </w:r>
        <w:r>
          <w:rPr>
            <w:webHidden/>
          </w:rPr>
          <w:t>45</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78" w:history="1">
        <w:r w:rsidR="007C3A93" w:rsidRPr="002C468C">
          <w:rPr>
            <w:rStyle w:val="Hyperlink"/>
            <w:noProof/>
          </w:rPr>
          <w:t>Air Terminal Unit</w:t>
        </w:r>
        <w:r w:rsidR="007C3A93">
          <w:rPr>
            <w:noProof/>
            <w:webHidden/>
          </w:rPr>
          <w:tab/>
        </w:r>
        <w:r w:rsidR="007C3A93">
          <w:rPr>
            <w:noProof/>
            <w:webHidden/>
          </w:rPr>
          <w:fldChar w:fldCharType="begin"/>
        </w:r>
        <w:r w:rsidR="007C3A93">
          <w:rPr>
            <w:noProof/>
            <w:webHidden/>
          </w:rPr>
          <w:instrText xml:space="preserve"> PAGEREF _Toc367348278 \h </w:instrText>
        </w:r>
        <w:r w:rsidR="007C3A93">
          <w:rPr>
            <w:noProof/>
            <w:webHidden/>
          </w:rPr>
        </w:r>
        <w:r w:rsidR="007C3A93">
          <w:rPr>
            <w:noProof/>
            <w:webHidden/>
          </w:rPr>
          <w:fldChar w:fldCharType="separate"/>
        </w:r>
        <w:r>
          <w:rPr>
            <w:noProof/>
            <w:webHidden/>
          </w:rPr>
          <w:t>46</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79" w:history="1">
        <w:r w:rsidR="007C3A93" w:rsidRPr="002C468C">
          <w:rPr>
            <w:rStyle w:val="Hyperlink"/>
          </w:rPr>
          <w:t>Primary Air Connection</w:t>
        </w:r>
        <w:r w:rsidR="007C3A93">
          <w:rPr>
            <w:webHidden/>
          </w:rPr>
          <w:tab/>
        </w:r>
        <w:r w:rsidR="007C3A93">
          <w:rPr>
            <w:webHidden/>
          </w:rPr>
          <w:fldChar w:fldCharType="begin"/>
        </w:r>
        <w:r w:rsidR="007C3A93">
          <w:rPr>
            <w:webHidden/>
          </w:rPr>
          <w:instrText xml:space="preserve"> PAGEREF _Toc367348279 \h </w:instrText>
        </w:r>
        <w:r w:rsidR="007C3A93">
          <w:rPr>
            <w:webHidden/>
          </w:rPr>
        </w:r>
        <w:r w:rsidR="007C3A93">
          <w:rPr>
            <w:webHidden/>
          </w:rPr>
          <w:fldChar w:fldCharType="separate"/>
        </w:r>
        <w:r>
          <w:rPr>
            <w:webHidden/>
          </w:rPr>
          <w:t>46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80" w:history="1">
        <w:r w:rsidR="007C3A93" w:rsidRPr="002C468C">
          <w:rPr>
            <w:rStyle w:val="Hyperlink"/>
          </w:rPr>
          <w:t>Secondary Air Connection</w:t>
        </w:r>
        <w:r w:rsidR="007C3A93">
          <w:rPr>
            <w:webHidden/>
          </w:rPr>
          <w:tab/>
        </w:r>
        <w:r w:rsidR="007C3A93">
          <w:rPr>
            <w:webHidden/>
          </w:rPr>
          <w:fldChar w:fldCharType="begin"/>
        </w:r>
        <w:r w:rsidR="007C3A93">
          <w:rPr>
            <w:webHidden/>
          </w:rPr>
          <w:instrText xml:space="preserve"> PAGEREF _Toc367348280 \h </w:instrText>
        </w:r>
        <w:r w:rsidR="007C3A93">
          <w:rPr>
            <w:webHidden/>
          </w:rPr>
        </w:r>
        <w:r w:rsidR="007C3A93">
          <w:rPr>
            <w:webHidden/>
          </w:rPr>
          <w:fldChar w:fldCharType="separate"/>
        </w:r>
        <w:r>
          <w:rPr>
            <w:webHidden/>
          </w:rPr>
          <w:t>47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81" w:history="1">
        <w:r w:rsidR="007C3A93" w:rsidRPr="002C468C">
          <w:rPr>
            <w:rStyle w:val="Hyperlink"/>
          </w:rPr>
          <w:t>Plant Connections</w:t>
        </w:r>
        <w:r w:rsidR="007C3A93">
          <w:rPr>
            <w:webHidden/>
          </w:rPr>
          <w:tab/>
        </w:r>
        <w:r w:rsidR="007C3A93">
          <w:rPr>
            <w:webHidden/>
          </w:rPr>
          <w:fldChar w:fldCharType="begin"/>
        </w:r>
        <w:r w:rsidR="007C3A93">
          <w:rPr>
            <w:webHidden/>
          </w:rPr>
          <w:instrText xml:space="preserve"> PAGEREF _Toc367348281 \h </w:instrText>
        </w:r>
        <w:r w:rsidR="007C3A93">
          <w:rPr>
            <w:webHidden/>
          </w:rPr>
        </w:r>
        <w:r w:rsidR="007C3A93">
          <w:rPr>
            <w:webHidden/>
          </w:rPr>
          <w:fldChar w:fldCharType="separate"/>
        </w:r>
        <w:r>
          <w:rPr>
            <w:webHidden/>
          </w:rPr>
          <w:t>48</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82" w:history="1">
        <w:r w:rsidR="007C3A93" w:rsidRPr="002C468C">
          <w:rPr>
            <w:rStyle w:val="Hyperlink"/>
          </w:rPr>
          <w:t>Water Use</w:t>
        </w:r>
        <w:r w:rsidR="007C3A93">
          <w:rPr>
            <w:webHidden/>
          </w:rPr>
          <w:tab/>
        </w:r>
        <w:r w:rsidR="007C3A93">
          <w:rPr>
            <w:webHidden/>
          </w:rPr>
          <w:fldChar w:fldCharType="begin"/>
        </w:r>
        <w:r w:rsidR="007C3A93">
          <w:rPr>
            <w:webHidden/>
          </w:rPr>
          <w:instrText xml:space="preserve"> PAGEREF _Toc367348282 \h </w:instrText>
        </w:r>
        <w:r w:rsidR="007C3A93">
          <w:rPr>
            <w:webHidden/>
          </w:rPr>
        </w:r>
        <w:r w:rsidR="007C3A93">
          <w:rPr>
            <w:webHidden/>
          </w:rPr>
          <w:fldChar w:fldCharType="separate"/>
        </w:r>
        <w:r>
          <w:rPr>
            <w:webHidden/>
          </w:rPr>
          <w:t>49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83" w:history="1">
        <w:r w:rsidR="007C3A93" w:rsidRPr="002C468C">
          <w:rPr>
            <w:rStyle w:val="Hyperlink"/>
          </w:rPr>
          <w:t>Ambient Zone</w:t>
        </w:r>
        <w:r w:rsidR="007C3A93">
          <w:rPr>
            <w:webHidden/>
          </w:rPr>
          <w:tab/>
        </w:r>
        <w:r w:rsidR="007C3A93">
          <w:rPr>
            <w:webHidden/>
          </w:rPr>
          <w:fldChar w:fldCharType="begin"/>
        </w:r>
        <w:r w:rsidR="007C3A93">
          <w:rPr>
            <w:webHidden/>
          </w:rPr>
          <w:instrText xml:space="preserve"> PAGEREF _Toc367348283 \h </w:instrText>
        </w:r>
        <w:r w:rsidR="007C3A93">
          <w:rPr>
            <w:webHidden/>
          </w:rPr>
        </w:r>
        <w:r w:rsidR="007C3A93">
          <w:rPr>
            <w:webHidden/>
          </w:rPr>
          <w:fldChar w:fldCharType="separate"/>
        </w:r>
        <w:r>
          <w:rPr>
            <w:webHidden/>
          </w:rPr>
          <w:t>49</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84" w:history="1">
        <w:r w:rsidR="007C3A93" w:rsidRPr="002C468C">
          <w:rPr>
            <w:rStyle w:val="Hyperlink"/>
            <w:noProof/>
          </w:rPr>
          <w:t>Air Coil</w:t>
        </w:r>
        <w:r w:rsidR="007C3A93">
          <w:rPr>
            <w:noProof/>
            <w:webHidden/>
          </w:rPr>
          <w:tab/>
        </w:r>
        <w:r w:rsidR="007C3A93">
          <w:rPr>
            <w:noProof/>
            <w:webHidden/>
          </w:rPr>
          <w:fldChar w:fldCharType="begin"/>
        </w:r>
        <w:r w:rsidR="007C3A93">
          <w:rPr>
            <w:noProof/>
            <w:webHidden/>
          </w:rPr>
          <w:instrText xml:space="preserve"> PAGEREF _Toc367348284 \h </w:instrText>
        </w:r>
        <w:r w:rsidR="007C3A93">
          <w:rPr>
            <w:noProof/>
            <w:webHidden/>
          </w:rPr>
        </w:r>
        <w:r w:rsidR="007C3A93">
          <w:rPr>
            <w:noProof/>
            <w:webHidden/>
          </w:rPr>
          <w:fldChar w:fldCharType="separate"/>
        </w:r>
        <w:r>
          <w:rPr>
            <w:noProof/>
            <w:webHidden/>
          </w:rPr>
          <w:t>50</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85" w:history="1">
        <w:r w:rsidR="007C3A93" w:rsidRPr="002C468C">
          <w:rPr>
            <w:rStyle w:val="Hyperlink"/>
          </w:rPr>
          <w:t>Air Connections</w:t>
        </w:r>
        <w:r w:rsidR="007C3A93">
          <w:rPr>
            <w:webHidden/>
          </w:rPr>
          <w:tab/>
        </w:r>
        <w:r w:rsidR="007C3A93">
          <w:rPr>
            <w:webHidden/>
          </w:rPr>
          <w:fldChar w:fldCharType="begin"/>
        </w:r>
        <w:r w:rsidR="007C3A93">
          <w:rPr>
            <w:webHidden/>
          </w:rPr>
          <w:instrText xml:space="preserve"> PAGEREF _Toc367348285 \h </w:instrText>
        </w:r>
        <w:r w:rsidR="007C3A93">
          <w:rPr>
            <w:webHidden/>
          </w:rPr>
        </w:r>
        <w:r w:rsidR="007C3A93">
          <w:rPr>
            <w:webHidden/>
          </w:rPr>
          <w:fldChar w:fldCharType="separate"/>
        </w:r>
        <w:r>
          <w:rPr>
            <w:webHidden/>
          </w:rPr>
          <w:t>50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86" w:history="1">
        <w:r w:rsidR="007C3A93" w:rsidRPr="002C468C">
          <w:rPr>
            <w:rStyle w:val="Hyperlink"/>
          </w:rPr>
          <w:t>Plant Connections</w:t>
        </w:r>
        <w:r w:rsidR="007C3A93">
          <w:rPr>
            <w:webHidden/>
          </w:rPr>
          <w:tab/>
        </w:r>
        <w:r w:rsidR="007C3A93">
          <w:rPr>
            <w:webHidden/>
          </w:rPr>
          <w:fldChar w:fldCharType="begin"/>
        </w:r>
        <w:r w:rsidR="007C3A93">
          <w:rPr>
            <w:webHidden/>
          </w:rPr>
          <w:instrText xml:space="preserve"> PAGEREF _Toc367348286 \h </w:instrText>
        </w:r>
        <w:r w:rsidR="007C3A93">
          <w:rPr>
            <w:webHidden/>
          </w:rPr>
        </w:r>
        <w:r w:rsidR="007C3A93">
          <w:rPr>
            <w:webHidden/>
          </w:rPr>
          <w:fldChar w:fldCharType="separate"/>
        </w:r>
        <w:r>
          <w:rPr>
            <w:webHidden/>
          </w:rPr>
          <w:t>50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87" w:history="1">
        <w:r w:rsidR="007C3A93" w:rsidRPr="002C468C">
          <w:rPr>
            <w:rStyle w:val="Hyperlink"/>
          </w:rPr>
          <w:t>Water Use</w:t>
        </w:r>
        <w:r w:rsidR="007C3A93">
          <w:rPr>
            <w:webHidden/>
          </w:rPr>
          <w:tab/>
        </w:r>
        <w:r w:rsidR="007C3A93">
          <w:rPr>
            <w:webHidden/>
          </w:rPr>
          <w:fldChar w:fldCharType="begin"/>
        </w:r>
        <w:r w:rsidR="007C3A93">
          <w:rPr>
            <w:webHidden/>
          </w:rPr>
          <w:instrText xml:space="preserve"> PAGEREF _Toc367348287 \h </w:instrText>
        </w:r>
        <w:r w:rsidR="007C3A93">
          <w:rPr>
            <w:webHidden/>
          </w:rPr>
        </w:r>
        <w:r w:rsidR="007C3A93">
          <w:rPr>
            <w:webHidden/>
          </w:rPr>
          <w:fldChar w:fldCharType="separate"/>
        </w:r>
        <w:r>
          <w:rPr>
            <w:webHidden/>
          </w:rPr>
          <w:t>51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88" w:history="1">
        <w:r w:rsidR="007C3A93" w:rsidRPr="002C468C">
          <w:rPr>
            <w:rStyle w:val="Hyperlink"/>
          </w:rPr>
          <w:t>Ambient Zone</w:t>
        </w:r>
        <w:r w:rsidR="007C3A93">
          <w:rPr>
            <w:webHidden/>
          </w:rPr>
          <w:tab/>
        </w:r>
        <w:r w:rsidR="007C3A93">
          <w:rPr>
            <w:webHidden/>
          </w:rPr>
          <w:fldChar w:fldCharType="begin"/>
        </w:r>
        <w:r w:rsidR="007C3A93">
          <w:rPr>
            <w:webHidden/>
          </w:rPr>
          <w:instrText xml:space="preserve"> PAGEREF _Toc367348288 \h </w:instrText>
        </w:r>
        <w:r w:rsidR="007C3A93">
          <w:rPr>
            <w:webHidden/>
          </w:rPr>
        </w:r>
        <w:r w:rsidR="007C3A93">
          <w:rPr>
            <w:webHidden/>
          </w:rPr>
          <w:fldChar w:fldCharType="separate"/>
        </w:r>
        <w:r>
          <w:rPr>
            <w:webHidden/>
          </w:rPr>
          <w:t>52</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89" w:history="1">
        <w:r w:rsidR="007C3A93" w:rsidRPr="002C468C">
          <w:rPr>
            <w:rStyle w:val="Hyperlink"/>
            <w:noProof/>
          </w:rPr>
          <w:t>Plant Component</w:t>
        </w:r>
        <w:r w:rsidR="007C3A93">
          <w:rPr>
            <w:noProof/>
            <w:webHidden/>
          </w:rPr>
          <w:tab/>
        </w:r>
        <w:r w:rsidR="007C3A93">
          <w:rPr>
            <w:noProof/>
            <w:webHidden/>
          </w:rPr>
          <w:fldChar w:fldCharType="begin"/>
        </w:r>
        <w:r w:rsidR="007C3A93">
          <w:rPr>
            <w:noProof/>
            <w:webHidden/>
          </w:rPr>
          <w:instrText xml:space="preserve"> PAGEREF _Toc367348289 \h </w:instrText>
        </w:r>
        <w:r w:rsidR="007C3A93">
          <w:rPr>
            <w:noProof/>
            <w:webHidden/>
          </w:rPr>
        </w:r>
        <w:r w:rsidR="007C3A93">
          <w:rPr>
            <w:noProof/>
            <w:webHidden/>
          </w:rPr>
          <w:fldChar w:fldCharType="separate"/>
        </w:r>
        <w:r>
          <w:rPr>
            <w:noProof/>
            <w:webHidden/>
          </w:rPr>
          <w:t>52</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90" w:history="1">
        <w:r w:rsidR="007C3A93" w:rsidRPr="002C468C">
          <w:rPr>
            <w:rStyle w:val="Hyperlink"/>
          </w:rPr>
          <w:t>Plant Connections</w:t>
        </w:r>
        <w:r w:rsidR="007C3A93">
          <w:rPr>
            <w:webHidden/>
          </w:rPr>
          <w:tab/>
        </w:r>
        <w:r w:rsidR="007C3A93">
          <w:rPr>
            <w:webHidden/>
          </w:rPr>
          <w:fldChar w:fldCharType="begin"/>
        </w:r>
        <w:r w:rsidR="007C3A93">
          <w:rPr>
            <w:webHidden/>
          </w:rPr>
          <w:instrText xml:space="preserve"> PAGEREF _Toc367348290 \h </w:instrText>
        </w:r>
        <w:r w:rsidR="007C3A93">
          <w:rPr>
            <w:webHidden/>
          </w:rPr>
        </w:r>
        <w:r w:rsidR="007C3A93">
          <w:rPr>
            <w:webHidden/>
          </w:rPr>
          <w:fldChar w:fldCharType="separate"/>
        </w:r>
        <w:r>
          <w:rPr>
            <w:webHidden/>
          </w:rPr>
          <w:t>52</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91" w:history="1">
        <w:r w:rsidR="007C3A93" w:rsidRPr="002C468C">
          <w:rPr>
            <w:rStyle w:val="Hyperlink"/>
          </w:rPr>
          <w:t>Air Connection</w:t>
        </w:r>
        <w:r w:rsidR="007C3A93">
          <w:rPr>
            <w:webHidden/>
          </w:rPr>
          <w:tab/>
        </w:r>
        <w:r w:rsidR="007C3A93">
          <w:rPr>
            <w:webHidden/>
          </w:rPr>
          <w:fldChar w:fldCharType="begin"/>
        </w:r>
        <w:r w:rsidR="007C3A93">
          <w:rPr>
            <w:webHidden/>
          </w:rPr>
          <w:instrText xml:space="preserve"> PAGEREF _Toc367348291 \h </w:instrText>
        </w:r>
        <w:r w:rsidR="007C3A93">
          <w:rPr>
            <w:webHidden/>
          </w:rPr>
        </w:r>
        <w:r w:rsidR="007C3A93">
          <w:rPr>
            <w:webHidden/>
          </w:rPr>
          <w:fldChar w:fldCharType="separate"/>
        </w:r>
        <w:r>
          <w:rPr>
            <w:webHidden/>
          </w:rPr>
          <w:t>55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92" w:history="1">
        <w:r w:rsidR="007C3A93" w:rsidRPr="002C468C">
          <w:rPr>
            <w:rStyle w:val="Hyperlink"/>
          </w:rPr>
          <w:t>Water Use</w:t>
        </w:r>
        <w:r w:rsidR="007C3A93">
          <w:rPr>
            <w:webHidden/>
          </w:rPr>
          <w:tab/>
        </w:r>
        <w:r w:rsidR="007C3A93">
          <w:rPr>
            <w:webHidden/>
          </w:rPr>
          <w:fldChar w:fldCharType="begin"/>
        </w:r>
        <w:r w:rsidR="007C3A93">
          <w:rPr>
            <w:webHidden/>
          </w:rPr>
          <w:instrText xml:space="preserve"> PAGEREF _Toc367348292 \h </w:instrText>
        </w:r>
        <w:r w:rsidR="007C3A93">
          <w:rPr>
            <w:webHidden/>
          </w:rPr>
        </w:r>
        <w:r w:rsidR="007C3A93">
          <w:rPr>
            <w:webHidden/>
          </w:rPr>
          <w:fldChar w:fldCharType="separate"/>
        </w:r>
        <w:r>
          <w:rPr>
            <w:webHidden/>
          </w:rPr>
          <w:t>55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93" w:history="1">
        <w:r w:rsidR="007C3A93" w:rsidRPr="002C468C">
          <w:rPr>
            <w:rStyle w:val="Hyperlink"/>
          </w:rPr>
          <w:t>Ambient Zone</w:t>
        </w:r>
        <w:r w:rsidR="007C3A93">
          <w:rPr>
            <w:webHidden/>
          </w:rPr>
          <w:tab/>
        </w:r>
        <w:r w:rsidR="007C3A93">
          <w:rPr>
            <w:webHidden/>
          </w:rPr>
          <w:fldChar w:fldCharType="begin"/>
        </w:r>
        <w:r w:rsidR="007C3A93">
          <w:rPr>
            <w:webHidden/>
          </w:rPr>
          <w:instrText xml:space="preserve"> PAGEREF _Toc367348293 \h </w:instrText>
        </w:r>
        <w:r w:rsidR="007C3A93">
          <w:rPr>
            <w:webHidden/>
          </w:rPr>
        </w:r>
        <w:r w:rsidR="007C3A93">
          <w:rPr>
            <w:webHidden/>
          </w:rPr>
          <w:fldChar w:fldCharType="separate"/>
        </w:r>
        <w:r>
          <w:rPr>
            <w:webHidden/>
          </w:rPr>
          <w:t>56</w:t>
        </w:r>
        <w:r w:rsidR="007C3A93">
          <w:rPr>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294" w:history="1">
        <w:r w:rsidR="007C3A93" w:rsidRPr="002C468C">
          <w:rPr>
            <w:rStyle w:val="Hyperlink"/>
            <w:noProof/>
          </w:rPr>
          <w:t>EMS Examples</w:t>
        </w:r>
        <w:r w:rsidR="007C3A93">
          <w:rPr>
            <w:noProof/>
            <w:webHidden/>
          </w:rPr>
          <w:tab/>
        </w:r>
        <w:r w:rsidR="007C3A93">
          <w:rPr>
            <w:noProof/>
            <w:webHidden/>
          </w:rPr>
          <w:fldChar w:fldCharType="begin"/>
        </w:r>
        <w:r w:rsidR="007C3A93">
          <w:rPr>
            <w:noProof/>
            <w:webHidden/>
          </w:rPr>
          <w:instrText xml:space="preserve"> PAGEREF _Toc367348294 \h </w:instrText>
        </w:r>
        <w:r w:rsidR="007C3A93">
          <w:rPr>
            <w:noProof/>
            <w:webHidden/>
          </w:rPr>
        </w:r>
        <w:r w:rsidR="007C3A93">
          <w:rPr>
            <w:noProof/>
            <w:webHidden/>
          </w:rPr>
          <w:fldChar w:fldCharType="separate"/>
        </w:r>
        <w:r>
          <w:rPr>
            <w:noProof/>
            <w:webHidden/>
          </w:rPr>
          <w:t>57</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95" w:history="1">
        <w:r w:rsidR="007C3A93" w:rsidRPr="002C468C">
          <w:rPr>
            <w:rStyle w:val="Hyperlink"/>
            <w:noProof/>
          </w:rPr>
          <w:t>Example 1. Whole-Building Average Zone Air Temperature</w:t>
        </w:r>
        <w:r w:rsidR="007C3A93">
          <w:rPr>
            <w:noProof/>
            <w:webHidden/>
          </w:rPr>
          <w:tab/>
        </w:r>
        <w:r w:rsidR="007C3A93">
          <w:rPr>
            <w:noProof/>
            <w:webHidden/>
          </w:rPr>
          <w:fldChar w:fldCharType="begin"/>
        </w:r>
        <w:r w:rsidR="007C3A93">
          <w:rPr>
            <w:noProof/>
            <w:webHidden/>
          </w:rPr>
          <w:instrText xml:space="preserve"> PAGEREF _Toc367348295 \h </w:instrText>
        </w:r>
        <w:r w:rsidR="007C3A93">
          <w:rPr>
            <w:noProof/>
            <w:webHidden/>
          </w:rPr>
        </w:r>
        <w:r w:rsidR="007C3A93">
          <w:rPr>
            <w:noProof/>
            <w:webHidden/>
          </w:rPr>
          <w:fldChar w:fldCharType="separate"/>
        </w:r>
        <w:r>
          <w:rPr>
            <w:noProof/>
            <w:webHidden/>
          </w:rPr>
          <w:t>57</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296"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_Toc367348296 \h </w:instrText>
        </w:r>
        <w:r w:rsidR="007C3A93">
          <w:rPr>
            <w:webHidden/>
          </w:rPr>
        </w:r>
        <w:r w:rsidR="007C3A93">
          <w:rPr>
            <w:webHidden/>
          </w:rPr>
          <w:fldChar w:fldCharType="separate"/>
        </w:r>
        <w:r>
          <w:rPr>
            <w:webHidden/>
          </w:rPr>
          <w:t>57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97"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_Toc367348297 \h </w:instrText>
        </w:r>
        <w:r w:rsidR="007C3A93">
          <w:rPr>
            <w:webHidden/>
          </w:rPr>
        </w:r>
        <w:r w:rsidR="007C3A93">
          <w:rPr>
            <w:webHidden/>
          </w:rPr>
          <w:fldChar w:fldCharType="separate"/>
        </w:r>
        <w:r>
          <w:rPr>
            <w:webHidden/>
          </w:rPr>
          <w:t>57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298"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_Toc367348298 \h </w:instrText>
        </w:r>
        <w:r w:rsidR="007C3A93">
          <w:rPr>
            <w:webHidden/>
          </w:rPr>
        </w:r>
        <w:r w:rsidR="007C3A93">
          <w:rPr>
            <w:webHidden/>
          </w:rPr>
          <w:fldChar w:fldCharType="separate"/>
        </w:r>
        <w:r>
          <w:rPr>
            <w:webHidden/>
          </w:rPr>
          <w:t>58</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299" w:history="1">
        <w:r w:rsidR="007C3A93" w:rsidRPr="002C468C">
          <w:rPr>
            <w:rStyle w:val="Hyperlink"/>
            <w:noProof/>
          </w:rPr>
          <w:t>Example 2. Traditional Setpoint and Availability Managers</w:t>
        </w:r>
        <w:r w:rsidR="007C3A93">
          <w:rPr>
            <w:noProof/>
            <w:webHidden/>
          </w:rPr>
          <w:tab/>
        </w:r>
        <w:r w:rsidR="007C3A93">
          <w:rPr>
            <w:noProof/>
            <w:webHidden/>
          </w:rPr>
          <w:fldChar w:fldCharType="begin"/>
        </w:r>
        <w:r w:rsidR="007C3A93">
          <w:rPr>
            <w:noProof/>
            <w:webHidden/>
          </w:rPr>
          <w:instrText xml:space="preserve"> PAGEREF _Toc367348299 \h </w:instrText>
        </w:r>
        <w:r w:rsidR="007C3A93">
          <w:rPr>
            <w:noProof/>
            <w:webHidden/>
          </w:rPr>
        </w:r>
        <w:r w:rsidR="007C3A93">
          <w:rPr>
            <w:noProof/>
            <w:webHidden/>
          </w:rPr>
          <w:fldChar w:fldCharType="separate"/>
        </w:r>
        <w:r>
          <w:rPr>
            <w:noProof/>
            <w:webHidden/>
          </w:rPr>
          <w:t>59</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00"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_Toc367348300 \h </w:instrText>
        </w:r>
        <w:r w:rsidR="007C3A93">
          <w:rPr>
            <w:webHidden/>
          </w:rPr>
        </w:r>
        <w:r w:rsidR="007C3A93">
          <w:rPr>
            <w:webHidden/>
          </w:rPr>
          <w:fldChar w:fldCharType="separate"/>
        </w:r>
        <w:r>
          <w:rPr>
            <w:webHidden/>
          </w:rPr>
          <w:t>59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01"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_Toc367348301 \h </w:instrText>
        </w:r>
        <w:r w:rsidR="007C3A93">
          <w:rPr>
            <w:webHidden/>
          </w:rPr>
        </w:r>
        <w:r w:rsidR="007C3A93">
          <w:rPr>
            <w:webHidden/>
          </w:rPr>
          <w:fldChar w:fldCharType="separate"/>
        </w:r>
        <w:r>
          <w:rPr>
            <w:webHidden/>
          </w:rPr>
          <w:t>59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02"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_Toc367348302 \h </w:instrText>
        </w:r>
        <w:r w:rsidR="007C3A93">
          <w:rPr>
            <w:webHidden/>
          </w:rPr>
        </w:r>
        <w:r w:rsidR="007C3A93">
          <w:rPr>
            <w:webHidden/>
          </w:rPr>
          <w:fldChar w:fldCharType="separate"/>
        </w:r>
        <w:r>
          <w:rPr>
            <w:webHidden/>
          </w:rPr>
          <w:t>61</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03" w:history="1">
        <w:r w:rsidR="007C3A93" w:rsidRPr="002C468C">
          <w:rPr>
            <w:rStyle w:val="Hyperlink"/>
            <w:noProof/>
          </w:rPr>
          <w:t>Example 3. Hygro-thermal Window Opening Control for Airflow Network</w:t>
        </w:r>
        <w:r w:rsidR="007C3A93">
          <w:rPr>
            <w:noProof/>
            <w:webHidden/>
          </w:rPr>
          <w:tab/>
        </w:r>
        <w:r w:rsidR="007C3A93">
          <w:rPr>
            <w:noProof/>
            <w:webHidden/>
          </w:rPr>
          <w:fldChar w:fldCharType="begin"/>
        </w:r>
        <w:r w:rsidR="007C3A93">
          <w:rPr>
            <w:noProof/>
            <w:webHidden/>
          </w:rPr>
          <w:instrText xml:space="preserve"> PAGEREF _Toc367348303 \h </w:instrText>
        </w:r>
        <w:r w:rsidR="007C3A93">
          <w:rPr>
            <w:noProof/>
            <w:webHidden/>
          </w:rPr>
        </w:r>
        <w:r w:rsidR="007C3A93">
          <w:rPr>
            <w:noProof/>
            <w:webHidden/>
          </w:rPr>
          <w:fldChar w:fldCharType="separate"/>
        </w:r>
        <w:r>
          <w:rPr>
            <w:noProof/>
            <w:webHidden/>
          </w:rPr>
          <w:t>63</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04"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_Toc367348304 \h </w:instrText>
        </w:r>
        <w:r w:rsidR="007C3A93">
          <w:rPr>
            <w:webHidden/>
          </w:rPr>
        </w:r>
        <w:r w:rsidR="007C3A93">
          <w:rPr>
            <w:webHidden/>
          </w:rPr>
          <w:fldChar w:fldCharType="separate"/>
        </w:r>
        <w:r>
          <w:rPr>
            <w:webHidden/>
          </w:rPr>
          <w:t>63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05"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_Toc367348305 \h </w:instrText>
        </w:r>
        <w:r w:rsidR="007C3A93">
          <w:rPr>
            <w:webHidden/>
          </w:rPr>
        </w:r>
        <w:r w:rsidR="007C3A93">
          <w:rPr>
            <w:webHidden/>
          </w:rPr>
          <w:fldChar w:fldCharType="separate"/>
        </w:r>
        <w:r>
          <w:rPr>
            <w:webHidden/>
          </w:rPr>
          <w:t>63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06"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_Toc367348306 \h </w:instrText>
        </w:r>
        <w:r w:rsidR="007C3A93">
          <w:rPr>
            <w:webHidden/>
          </w:rPr>
        </w:r>
        <w:r w:rsidR="007C3A93">
          <w:rPr>
            <w:webHidden/>
          </w:rPr>
          <w:fldChar w:fldCharType="separate"/>
        </w:r>
        <w:r>
          <w:rPr>
            <w:webHidden/>
          </w:rPr>
          <w:t>64</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07" w:history="1">
        <w:r w:rsidR="007C3A93" w:rsidRPr="002C468C">
          <w:rPr>
            <w:rStyle w:val="Hyperlink"/>
            <w:noProof/>
          </w:rPr>
          <w:t>Example 4. Halt Program Based on Constraint</w:t>
        </w:r>
        <w:r w:rsidR="007C3A93">
          <w:rPr>
            <w:noProof/>
            <w:webHidden/>
          </w:rPr>
          <w:tab/>
        </w:r>
        <w:r w:rsidR="007C3A93">
          <w:rPr>
            <w:noProof/>
            <w:webHidden/>
          </w:rPr>
          <w:fldChar w:fldCharType="begin"/>
        </w:r>
        <w:r w:rsidR="007C3A93">
          <w:rPr>
            <w:noProof/>
            <w:webHidden/>
          </w:rPr>
          <w:instrText xml:space="preserve"> PAGEREF _Toc367348307 \h </w:instrText>
        </w:r>
        <w:r w:rsidR="007C3A93">
          <w:rPr>
            <w:noProof/>
            <w:webHidden/>
          </w:rPr>
        </w:r>
        <w:r w:rsidR="007C3A93">
          <w:rPr>
            <w:noProof/>
            <w:webHidden/>
          </w:rPr>
          <w:fldChar w:fldCharType="separate"/>
        </w:r>
        <w:r>
          <w:rPr>
            <w:noProof/>
            <w:webHidden/>
          </w:rPr>
          <w:t>64</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08"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_Toc367348308 \h </w:instrText>
        </w:r>
        <w:r w:rsidR="007C3A93">
          <w:rPr>
            <w:webHidden/>
          </w:rPr>
        </w:r>
        <w:r w:rsidR="007C3A93">
          <w:rPr>
            <w:webHidden/>
          </w:rPr>
          <w:fldChar w:fldCharType="separate"/>
        </w:r>
        <w:r>
          <w:rPr>
            <w:webHidden/>
          </w:rPr>
          <w:t>64</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09"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_Toc367348309 \h </w:instrText>
        </w:r>
        <w:r w:rsidR="007C3A93">
          <w:rPr>
            <w:webHidden/>
          </w:rPr>
        </w:r>
        <w:r w:rsidR="007C3A93">
          <w:rPr>
            <w:webHidden/>
          </w:rPr>
          <w:fldChar w:fldCharType="separate"/>
        </w:r>
        <w:r>
          <w:rPr>
            <w:webHidden/>
          </w:rPr>
          <w:t>65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10"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_Toc367348310 \h </w:instrText>
        </w:r>
        <w:r w:rsidR="007C3A93">
          <w:rPr>
            <w:webHidden/>
          </w:rPr>
        </w:r>
        <w:r w:rsidR="007C3A93">
          <w:rPr>
            <w:webHidden/>
          </w:rPr>
          <w:fldChar w:fldCharType="separate"/>
        </w:r>
        <w:r>
          <w:rPr>
            <w:webHidden/>
          </w:rPr>
          <w:t>65</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11" w:history="1">
        <w:r w:rsidR="007C3A93" w:rsidRPr="002C468C">
          <w:rPr>
            <w:rStyle w:val="Hyperlink"/>
            <w:noProof/>
          </w:rPr>
          <w:t>Example 5. Computed Schedule</w:t>
        </w:r>
        <w:r w:rsidR="007C3A93">
          <w:rPr>
            <w:noProof/>
            <w:webHidden/>
          </w:rPr>
          <w:tab/>
        </w:r>
        <w:r w:rsidR="007C3A93">
          <w:rPr>
            <w:noProof/>
            <w:webHidden/>
          </w:rPr>
          <w:fldChar w:fldCharType="begin"/>
        </w:r>
        <w:r w:rsidR="007C3A93">
          <w:rPr>
            <w:noProof/>
            <w:webHidden/>
          </w:rPr>
          <w:instrText xml:space="preserve"> PAGEREF _Toc367348311 \h </w:instrText>
        </w:r>
        <w:r w:rsidR="007C3A93">
          <w:rPr>
            <w:noProof/>
            <w:webHidden/>
          </w:rPr>
        </w:r>
        <w:r w:rsidR="007C3A93">
          <w:rPr>
            <w:noProof/>
            <w:webHidden/>
          </w:rPr>
          <w:fldChar w:fldCharType="separate"/>
        </w:r>
        <w:r>
          <w:rPr>
            <w:noProof/>
            <w:webHidden/>
          </w:rPr>
          <w:t>66</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12"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_Toc367348312 \h </w:instrText>
        </w:r>
        <w:r w:rsidR="007C3A93">
          <w:rPr>
            <w:webHidden/>
          </w:rPr>
        </w:r>
        <w:r w:rsidR="007C3A93">
          <w:rPr>
            <w:webHidden/>
          </w:rPr>
          <w:fldChar w:fldCharType="separate"/>
        </w:r>
        <w:r>
          <w:rPr>
            <w:webHidden/>
          </w:rPr>
          <w:t>66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13"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_Toc367348313 \h </w:instrText>
        </w:r>
        <w:r w:rsidR="007C3A93">
          <w:rPr>
            <w:webHidden/>
          </w:rPr>
        </w:r>
        <w:r w:rsidR="007C3A93">
          <w:rPr>
            <w:webHidden/>
          </w:rPr>
          <w:fldChar w:fldCharType="separate"/>
        </w:r>
        <w:r>
          <w:rPr>
            <w:webHidden/>
          </w:rPr>
          <w:t>66</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14"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_Toc367348314 \h </w:instrText>
        </w:r>
        <w:r w:rsidR="007C3A93">
          <w:rPr>
            <w:webHidden/>
          </w:rPr>
        </w:r>
        <w:r w:rsidR="007C3A93">
          <w:rPr>
            <w:webHidden/>
          </w:rPr>
          <w:fldChar w:fldCharType="separate"/>
        </w:r>
        <w:r>
          <w:rPr>
            <w:webHidden/>
          </w:rPr>
          <w:t>66</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15" w:history="1">
        <w:r w:rsidR="007C3A93" w:rsidRPr="002C468C">
          <w:rPr>
            <w:rStyle w:val="Hyperlink"/>
            <w:noProof/>
          </w:rPr>
          <w:t>Example 6. Window Shade Control</w:t>
        </w:r>
        <w:r w:rsidR="007C3A93">
          <w:rPr>
            <w:noProof/>
            <w:webHidden/>
          </w:rPr>
          <w:tab/>
        </w:r>
        <w:r w:rsidR="007C3A93">
          <w:rPr>
            <w:noProof/>
            <w:webHidden/>
          </w:rPr>
          <w:fldChar w:fldCharType="begin"/>
        </w:r>
        <w:r w:rsidR="007C3A93">
          <w:rPr>
            <w:noProof/>
            <w:webHidden/>
          </w:rPr>
          <w:instrText xml:space="preserve"> PAGEREF _Toc367348315 \h </w:instrText>
        </w:r>
        <w:r w:rsidR="007C3A93">
          <w:rPr>
            <w:noProof/>
            <w:webHidden/>
          </w:rPr>
        </w:r>
        <w:r w:rsidR="007C3A93">
          <w:rPr>
            <w:noProof/>
            <w:webHidden/>
          </w:rPr>
          <w:fldChar w:fldCharType="separate"/>
        </w:r>
        <w:r>
          <w:rPr>
            <w:noProof/>
            <w:webHidden/>
          </w:rPr>
          <w:t>67</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16"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_Toc367348316 \h </w:instrText>
        </w:r>
        <w:r w:rsidR="007C3A93">
          <w:rPr>
            <w:webHidden/>
          </w:rPr>
        </w:r>
        <w:r w:rsidR="007C3A93">
          <w:rPr>
            <w:webHidden/>
          </w:rPr>
          <w:fldChar w:fldCharType="separate"/>
        </w:r>
        <w:r>
          <w:rPr>
            <w:webHidden/>
          </w:rPr>
          <w:t>67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17"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_Toc367348317 \h </w:instrText>
        </w:r>
        <w:r w:rsidR="007C3A93">
          <w:rPr>
            <w:webHidden/>
          </w:rPr>
        </w:r>
        <w:r w:rsidR="007C3A93">
          <w:rPr>
            <w:webHidden/>
          </w:rPr>
          <w:fldChar w:fldCharType="separate"/>
        </w:r>
        <w:r>
          <w:rPr>
            <w:webHidden/>
          </w:rPr>
          <w:t>68</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18"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_Toc367348318 \h </w:instrText>
        </w:r>
        <w:r w:rsidR="007C3A93">
          <w:rPr>
            <w:webHidden/>
          </w:rPr>
        </w:r>
        <w:r w:rsidR="007C3A93">
          <w:rPr>
            <w:webHidden/>
          </w:rPr>
          <w:fldChar w:fldCharType="separate"/>
        </w:r>
        <w:r>
          <w:rPr>
            <w:webHidden/>
          </w:rPr>
          <w:t>68</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19" w:history="1">
        <w:r w:rsidR="007C3A93" w:rsidRPr="002C468C">
          <w:rPr>
            <w:rStyle w:val="Hyperlink"/>
            <w:noProof/>
          </w:rPr>
          <w:t>Example 7. Constant Volume Purchased Air System</w:t>
        </w:r>
        <w:r w:rsidR="007C3A93">
          <w:rPr>
            <w:noProof/>
            <w:webHidden/>
          </w:rPr>
          <w:tab/>
        </w:r>
        <w:r w:rsidR="007C3A93">
          <w:rPr>
            <w:noProof/>
            <w:webHidden/>
          </w:rPr>
          <w:fldChar w:fldCharType="begin"/>
        </w:r>
        <w:r w:rsidR="007C3A93">
          <w:rPr>
            <w:noProof/>
            <w:webHidden/>
          </w:rPr>
          <w:instrText xml:space="preserve"> PAGEREF _Toc367348319 \h </w:instrText>
        </w:r>
        <w:r w:rsidR="007C3A93">
          <w:rPr>
            <w:noProof/>
            <w:webHidden/>
          </w:rPr>
        </w:r>
        <w:r w:rsidR="007C3A93">
          <w:rPr>
            <w:noProof/>
            <w:webHidden/>
          </w:rPr>
          <w:fldChar w:fldCharType="separate"/>
        </w:r>
        <w:r>
          <w:rPr>
            <w:noProof/>
            <w:webHidden/>
          </w:rPr>
          <w:t>71</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20"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_Toc367348320 \h </w:instrText>
        </w:r>
        <w:r w:rsidR="007C3A93">
          <w:rPr>
            <w:webHidden/>
          </w:rPr>
        </w:r>
        <w:r w:rsidR="007C3A93">
          <w:rPr>
            <w:webHidden/>
          </w:rPr>
          <w:fldChar w:fldCharType="separate"/>
        </w:r>
        <w:r>
          <w:rPr>
            <w:webHidden/>
          </w:rPr>
          <w:t>71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21"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_Toc367348321 \h </w:instrText>
        </w:r>
        <w:r w:rsidR="007C3A93">
          <w:rPr>
            <w:webHidden/>
          </w:rPr>
        </w:r>
        <w:r w:rsidR="007C3A93">
          <w:rPr>
            <w:webHidden/>
          </w:rPr>
          <w:fldChar w:fldCharType="separate"/>
        </w:r>
        <w:r>
          <w:rPr>
            <w:webHidden/>
          </w:rPr>
          <w:t>71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22"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_Toc367348322 \h </w:instrText>
        </w:r>
        <w:r w:rsidR="007C3A93">
          <w:rPr>
            <w:webHidden/>
          </w:rPr>
        </w:r>
        <w:r w:rsidR="007C3A93">
          <w:rPr>
            <w:webHidden/>
          </w:rPr>
          <w:fldChar w:fldCharType="separate"/>
        </w:r>
        <w:r>
          <w:rPr>
            <w:webHidden/>
          </w:rPr>
          <w:t>71</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23" w:history="1">
        <w:r w:rsidR="007C3A93" w:rsidRPr="002C468C">
          <w:rPr>
            <w:rStyle w:val="Hyperlink"/>
            <w:noProof/>
          </w:rPr>
          <w:t>Example 8. System Sizing with Discrete Package Sizes</w:t>
        </w:r>
        <w:r w:rsidR="007C3A93">
          <w:rPr>
            <w:noProof/>
            <w:webHidden/>
          </w:rPr>
          <w:tab/>
        </w:r>
        <w:r w:rsidR="007C3A93">
          <w:rPr>
            <w:noProof/>
            <w:webHidden/>
          </w:rPr>
          <w:fldChar w:fldCharType="begin"/>
        </w:r>
        <w:r w:rsidR="007C3A93">
          <w:rPr>
            <w:noProof/>
            <w:webHidden/>
          </w:rPr>
          <w:instrText xml:space="preserve"> PAGEREF _Toc367348323 \h </w:instrText>
        </w:r>
        <w:r w:rsidR="007C3A93">
          <w:rPr>
            <w:noProof/>
            <w:webHidden/>
          </w:rPr>
        </w:r>
        <w:r w:rsidR="007C3A93">
          <w:rPr>
            <w:noProof/>
            <w:webHidden/>
          </w:rPr>
          <w:fldChar w:fldCharType="separate"/>
        </w:r>
        <w:r>
          <w:rPr>
            <w:noProof/>
            <w:webHidden/>
          </w:rPr>
          <w:t>73</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24"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_Toc367348324 \h </w:instrText>
        </w:r>
        <w:r w:rsidR="007C3A93">
          <w:rPr>
            <w:webHidden/>
          </w:rPr>
        </w:r>
        <w:r w:rsidR="007C3A93">
          <w:rPr>
            <w:webHidden/>
          </w:rPr>
          <w:fldChar w:fldCharType="separate"/>
        </w:r>
        <w:r>
          <w:rPr>
            <w:webHidden/>
          </w:rPr>
          <w:t>73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25"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_Toc367348325 \h </w:instrText>
        </w:r>
        <w:r w:rsidR="007C3A93">
          <w:rPr>
            <w:webHidden/>
          </w:rPr>
        </w:r>
        <w:r w:rsidR="007C3A93">
          <w:rPr>
            <w:webHidden/>
          </w:rPr>
          <w:fldChar w:fldCharType="separate"/>
        </w:r>
        <w:r>
          <w:rPr>
            <w:webHidden/>
          </w:rPr>
          <w:t>73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26"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_Toc367348326 \h </w:instrText>
        </w:r>
        <w:r w:rsidR="007C3A93">
          <w:rPr>
            <w:webHidden/>
          </w:rPr>
        </w:r>
        <w:r w:rsidR="007C3A93">
          <w:rPr>
            <w:webHidden/>
          </w:rPr>
          <w:fldChar w:fldCharType="separate"/>
        </w:r>
        <w:r>
          <w:rPr>
            <w:webHidden/>
          </w:rPr>
          <w:t>74</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27" w:history="1">
        <w:r w:rsidR="007C3A93" w:rsidRPr="002C468C">
          <w:rPr>
            <w:rStyle w:val="Hyperlink"/>
            <w:noProof/>
          </w:rPr>
          <w:t>Example 9. Demand Management</w:t>
        </w:r>
        <w:r w:rsidR="007C3A93">
          <w:rPr>
            <w:noProof/>
            <w:webHidden/>
          </w:rPr>
          <w:tab/>
        </w:r>
        <w:r w:rsidR="007C3A93">
          <w:rPr>
            <w:noProof/>
            <w:webHidden/>
          </w:rPr>
          <w:fldChar w:fldCharType="begin"/>
        </w:r>
        <w:r w:rsidR="007C3A93">
          <w:rPr>
            <w:noProof/>
            <w:webHidden/>
          </w:rPr>
          <w:instrText xml:space="preserve"> PAGEREF _Toc367348327 \h </w:instrText>
        </w:r>
        <w:r w:rsidR="007C3A93">
          <w:rPr>
            <w:noProof/>
            <w:webHidden/>
          </w:rPr>
        </w:r>
        <w:r w:rsidR="007C3A93">
          <w:rPr>
            <w:noProof/>
            <w:webHidden/>
          </w:rPr>
          <w:fldChar w:fldCharType="separate"/>
        </w:r>
        <w:r>
          <w:rPr>
            <w:noProof/>
            <w:webHidden/>
          </w:rPr>
          <w:t>77</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28"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_Toc367348328 \h </w:instrText>
        </w:r>
        <w:r w:rsidR="007C3A93">
          <w:rPr>
            <w:webHidden/>
          </w:rPr>
        </w:r>
        <w:r w:rsidR="007C3A93">
          <w:rPr>
            <w:webHidden/>
          </w:rPr>
          <w:fldChar w:fldCharType="separate"/>
        </w:r>
        <w:r>
          <w:rPr>
            <w:webHidden/>
          </w:rPr>
          <w:t>77</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29"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_Toc367348329 \h </w:instrText>
        </w:r>
        <w:r w:rsidR="007C3A93">
          <w:rPr>
            <w:webHidden/>
          </w:rPr>
        </w:r>
        <w:r w:rsidR="007C3A93">
          <w:rPr>
            <w:webHidden/>
          </w:rPr>
          <w:fldChar w:fldCharType="separate"/>
        </w:r>
        <w:r>
          <w:rPr>
            <w:webHidden/>
          </w:rPr>
          <w:t>77</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330" w:history="1">
        <w:r w:rsidR="007C3A93" w:rsidRPr="002C468C">
          <w:rPr>
            <w:rStyle w:val="Hyperlink"/>
          </w:rPr>
          <w:t>Table 9. Example 9 Demand Management Adjustments by Control State</w:t>
        </w:r>
        <w:r w:rsidR="007C3A93">
          <w:rPr>
            <w:webHidden/>
          </w:rPr>
          <w:tab/>
        </w:r>
        <w:r w:rsidR="007C3A93">
          <w:rPr>
            <w:webHidden/>
          </w:rPr>
          <w:fldChar w:fldCharType="begin"/>
        </w:r>
        <w:r w:rsidR="007C3A93">
          <w:rPr>
            <w:webHidden/>
          </w:rPr>
          <w:instrText xml:space="preserve"> PAGEREF _Toc367348330 \h </w:instrText>
        </w:r>
        <w:r w:rsidR="007C3A93">
          <w:rPr>
            <w:webHidden/>
          </w:rPr>
        </w:r>
        <w:r w:rsidR="007C3A93">
          <w:rPr>
            <w:webHidden/>
          </w:rPr>
          <w:fldChar w:fldCharType="separate"/>
        </w:r>
        <w:r>
          <w:rPr>
            <w:webHidden/>
          </w:rPr>
          <w:t>78</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31"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_Toc367348331 \h </w:instrText>
        </w:r>
        <w:r w:rsidR="007C3A93">
          <w:rPr>
            <w:webHidden/>
          </w:rPr>
        </w:r>
        <w:r w:rsidR="007C3A93">
          <w:rPr>
            <w:webHidden/>
          </w:rPr>
          <w:fldChar w:fldCharType="separate"/>
        </w:r>
        <w:r>
          <w:rPr>
            <w:webHidden/>
          </w:rPr>
          <w:t>78</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32" w:history="1">
        <w:r w:rsidR="007C3A93" w:rsidRPr="002C468C">
          <w:rPr>
            <w:rStyle w:val="Hyperlink"/>
            <w:noProof/>
          </w:rPr>
          <w:t>Example 10. Plant Loop Override Control</w:t>
        </w:r>
        <w:r w:rsidR="007C3A93">
          <w:rPr>
            <w:noProof/>
            <w:webHidden/>
          </w:rPr>
          <w:tab/>
        </w:r>
        <w:r w:rsidR="007C3A93">
          <w:rPr>
            <w:noProof/>
            <w:webHidden/>
          </w:rPr>
          <w:fldChar w:fldCharType="begin"/>
        </w:r>
        <w:r w:rsidR="007C3A93">
          <w:rPr>
            <w:noProof/>
            <w:webHidden/>
          </w:rPr>
          <w:instrText xml:space="preserve"> PAGEREF _Toc367348332 \h </w:instrText>
        </w:r>
        <w:r w:rsidR="007C3A93">
          <w:rPr>
            <w:noProof/>
            <w:webHidden/>
          </w:rPr>
        </w:r>
        <w:r w:rsidR="007C3A93">
          <w:rPr>
            <w:noProof/>
            <w:webHidden/>
          </w:rPr>
          <w:fldChar w:fldCharType="separate"/>
        </w:r>
        <w:r>
          <w:rPr>
            <w:noProof/>
            <w:webHidden/>
          </w:rPr>
          <w:t>83</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33"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_Toc367348333 \h </w:instrText>
        </w:r>
        <w:r w:rsidR="007C3A93">
          <w:rPr>
            <w:webHidden/>
          </w:rPr>
        </w:r>
        <w:r w:rsidR="007C3A93">
          <w:rPr>
            <w:webHidden/>
          </w:rPr>
          <w:fldChar w:fldCharType="separate"/>
        </w:r>
        <w:r>
          <w:rPr>
            <w:webHidden/>
          </w:rPr>
          <w:t>83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34"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_Toc367348334 \h </w:instrText>
        </w:r>
        <w:r w:rsidR="007C3A93">
          <w:rPr>
            <w:webHidden/>
          </w:rPr>
        </w:r>
        <w:r w:rsidR="007C3A93">
          <w:rPr>
            <w:webHidden/>
          </w:rPr>
          <w:fldChar w:fldCharType="separate"/>
        </w:r>
        <w:r>
          <w:rPr>
            <w:webHidden/>
          </w:rPr>
          <w:t>83</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35"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_Toc367348335 \h </w:instrText>
        </w:r>
        <w:r w:rsidR="007C3A93">
          <w:rPr>
            <w:webHidden/>
          </w:rPr>
        </w:r>
        <w:r w:rsidR="007C3A93">
          <w:rPr>
            <w:webHidden/>
          </w:rPr>
          <w:fldChar w:fldCharType="separate"/>
        </w:r>
        <w:r>
          <w:rPr>
            <w:webHidden/>
          </w:rPr>
          <w:t>84</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36" w:history="1">
        <w:r w:rsidR="007C3A93" w:rsidRPr="002C468C">
          <w:rPr>
            <w:rStyle w:val="Hyperlink"/>
            <w:noProof/>
          </w:rPr>
          <w:t>Example 11. Performance Curve Result Override</w:t>
        </w:r>
        <w:r w:rsidR="007C3A93">
          <w:rPr>
            <w:noProof/>
            <w:webHidden/>
          </w:rPr>
          <w:tab/>
        </w:r>
        <w:r w:rsidR="007C3A93">
          <w:rPr>
            <w:noProof/>
            <w:webHidden/>
          </w:rPr>
          <w:fldChar w:fldCharType="begin"/>
        </w:r>
        <w:r w:rsidR="007C3A93">
          <w:rPr>
            <w:noProof/>
            <w:webHidden/>
          </w:rPr>
          <w:instrText xml:space="preserve"> PAGEREF _Toc367348336 \h </w:instrText>
        </w:r>
        <w:r w:rsidR="007C3A93">
          <w:rPr>
            <w:noProof/>
            <w:webHidden/>
          </w:rPr>
        </w:r>
        <w:r w:rsidR="007C3A93">
          <w:rPr>
            <w:noProof/>
            <w:webHidden/>
          </w:rPr>
          <w:fldChar w:fldCharType="separate"/>
        </w:r>
        <w:r>
          <w:rPr>
            <w:noProof/>
            <w:webHidden/>
          </w:rPr>
          <w:t>85</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37"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_Toc367348337 \h </w:instrText>
        </w:r>
        <w:r w:rsidR="007C3A93">
          <w:rPr>
            <w:webHidden/>
          </w:rPr>
        </w:r>
        <w:r w:rsidR="007C3A93">
          <w:rPr>
            <w:webHidden/>
          </w:rPr>
          <w:fldChar w:fldCharType="separate"/>
        </w:r>
        <w:r>
          <w:rPr>
            <w:webHidden/>
          </w:rPr>
          <w:t>85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38"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_Toc367348338 \h </w:instrText>
        </w:r>
        <w:r w:rsidR="007C3A93">
          <w:rPr>
            <w:webHidden/>
          </w:rPr>
        </w:r>
        <w:r w:rsidR="007C3A93">
          <w:rPr>
            <w:webHidden/>
          </w:rPr>
          <w:fldChar w:fldCharType="separate"/>
        </w:r>
        <w:r>
          <w:rPr>
            <w:webHidden/>
          </w:rPr>
          <w:t>85</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39"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_Toc367348339 \h </w:instrText>
        </w:r>
        <w:r w:rsidR="007C3A93">
          <w:rPr>
            <w:webHidden/>
          </w:rPr>
        </w:r>
        <w:r w:rsidR="007C3A93">
          <w:rPr>
            <w:webHidden/>
          </w:rPr>
          <w:fldChar w:fldCharType="separate"/>
        </w:r>
        <w:r>
          <w:rPr>
            <w:webHidden/>
          </w:rPr>
          <w:t>86</w:t>
        </w:r>
        <w:r w:rsidR="007C3A93">
          <w:rPr>
            <w:webHidden/>
          </w:rPr>
          <w:fldChar w:fldCharType="end"/>
        </w:r>
      </w:hyperlink>
    </w:p>
    <w:p w:rsidR="007C3A93" w:rsidRDefault="00B03493">
      <w:pPr>
        <w:pStyle w:val="TOC4"/>
        <w:rPr>
          <w:rFonts w:asciiTheme="minorHAnsi" w:eastAsiaTheme="minorEastAsia" w:hAnsiTheme="minorHAnsi" w:cstheme="minorBidi"/>
          <w:szCs w:val="22"/>
        </w:rPr>
      </w:pPr>
      <w:hyperlink w:anchor="_Toc367348340" w:history="1">
        <w:r w:rsidR="007C3A93" w:rsidRPr="002C468C">
          <w:rPr>
            <w:rStyle w:val="Hyperlink"/>
          </w:rPr>
          <w:t>Figure 4. Results of Performance Curve Override</w:t>
        </w:r>
        <w:r w:rsidR="007C3A93">
          <w:rPr>
            <w:webHidden/>
          </w:rPr>
          <w:tab/>
        </w:r>
        <w:r w:rsidR="007C3A93">
          <w:rPr>
            <w:webHidden/>
          </w:rPr>
          <w:fldChar w:fldCharType="begin"/>
        </w:r>
        <w:r w:rsidR="007C3A93">
          <w:rPr>
            <w:webHidden/>
          </w:rPr>
          <w:instrText xml:space="preserve"> PAGEREF _Toc367348340 \h </w:instrText>
        </w:r>
        <w:r w:rsidR="007C3A93">
          <w:rPr>
            <w:webHidden/>
          </w:rPr>
        </w:r>
        <w:r w:rsidR="007C3A93">
          <w:rPr>
            <w:webHidden/>
          </w:rPr>
          <w:fldChar w:fldCharType="separate"/>
        </w:r>
        <w:r>
          <w:rPr>
            <w:webHidden/>
          </w:rPr>
          <w:t>89</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41" w:history="1">
        <w:r w:rsidR="007C3A93" w:rsidRPr="002C468C">
          <w:rPr>
            <w:rStyle w:val="Hyperlink"/>
            <w:noProof/>
          </w:rPr>
          <w:t>Example 12. Variable Refrigerant Flow System Override</w:t>
        </w:r>
        <w:r w:rsidR="007C3A93">
          <w:rPr>
            <w:noProof/>
            <w:webHidden/>
          </w:rPr>
          <w:tab/>
        </w:r>
        <w:r w:rsidR="007C3A93">
          <w:rPr>
            <w:noProof/>
            <w:webHidden/>
          </w:rPr>
          <w:fldChar w:fldCharType="begin"/>
        </w:r>
        <w:r w:rsidR="007C3A93">
          <w:rPr>
            <w:noProof/>
            <w:webHidden/>
          </w:rPr>
          <w:instrText xml:space="preserve"> PAGEREF _Toc367348341 \h </w:instrText>
        </w:r>
        <w:r w:rsidR="007C3A93">
          <w:rPr>
            <w:noProof/>
            <w:webHidden/>
          </w:rPr>
        </w:r>
        <w:r w:rsidR="007C3A93">
          <w:rPr>
            <w:noProof/>
            <w:webHidden/>
          </w:rPr>
          <w:fldChar w:fldCharType="separate"/>
        </w:r>
        <w:r>
          <w:rPr>
            <w:noProof/>
            <w:webHidden/>
          </w:rPr>
          <w:t>89</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42"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_Toc367348342 \h </w:instrText>
        </w:r>
        <w:r w:rsidR="007C3A93">
          <w:rPr>
            <w:webHidden/>
          </w:rPr>
        </w:r>
        <w:r w:rsidR="007C3A93">
          <w:rPr>
            <w:webHidden/>
          </w:rPr>
          <w:fldChar w:fldCharType="separate"/>
        </w:r>
        <w:r>
          <w:rPr>
            <w:webHidden/>
          </w:rPr>
          <w:t>89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43"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_Toc367348343 \h </w:instrText>
        </w:r>
        <w:r w:rsidR="007C3A93">
          <w:rPr>
            <w:webHidden/>
          </w:rPr>
        </w:r>
        <w:r w:rsidR="007C3A93">
          <w:rPr>
            <w:webHidden/>
          </w:rPr>
          <w:fldChar w:fldCharType="separate"/>
        </w:r>
        <w:r>
          <w:rPr>
            <w:webHidden/>
          </w:rPr>
          <w:t>89</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44"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_Toc367348344 \h </w:instrText>
        </w:r>
        <w:r w:rsidR="007C3A93">
          <w:rPr>
            <w:webHidden/>
          </w:rPr>
        </w:r>
        <w:r w:rsidR="007C3A93">
          <w:rPr>
            <w:webHidden/>
          </w:rPr>
          <w:fldChar w:fldCharType="separate"/>
        </w:r>
        <w:r>
          <w:rPr>
            <w:webHidden/>
          </w:rPr>
          <w:t>89</w:t>
        </w:r>
        <w:r w:rsidR="007C3A93">
          <w:rPr>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45" w:history="1">
        <w:r w:rsidR="007C3A93" w:rsidRPr="002C468C">
          <w:rPr>
            <w:rStyle w:val="Hyperlink"/>
            <w:noProof/>
          </w:rPr>
          <w:t>Example 13. Surface Construction Actuator for Thermochromic Window</w:t>
        </w:r>
        <w:r w:rsidR="007C3A93">
          <w:rPr>
            <w:noProof/>
            <w:webHidden/>
          </w:rPr>
          <w:tab/>
        </w:r>
        <w:r w:rsidR="007C3A93">
          <w:rPr>
            <w:noProof/>
            <w:webHidden/>
          </w:rPr>
          <w:fldChar w:fldCharType="begin"/>
        </w:r>
        <w:r w:rsidR="007C3A93">
          <w:rPr>
            <w:noProof/>
            <w:webHidden/>
          </w:rPr>
          <w:instrText xml:space="preserve"> PAGEREF _Toc367348345 \h </w:instrText>
        </w:r>
        <w:r w:rsidR="007C3A93">
          <w:rPr>
            <w:noProof/>
            <w:webHidden/>
          </w:rPr>
        </w:r>
        <w:r w:rsidR="007C3A93">
          <w:rPr>
            <w:noProof/>
            <w:webHidden/>
          </w:rPr>
          <w:fldChar w:fldCharType="separate"/>
        </w:r>
        <w:r>
          <w:rPr>
            <w:noProof/>
            <w:webHidden/>
          </w:rPr>
          <w:t>90</w:t>
        </w:r>
        <w:r w:rsidR="007C3A93">
          <w:rPr>
            <w:noProof/>
            <w:webHidden/>
          </w:rPr>
          <w:fldChar w:fldCharType="end"/>
        </w:r>
      </w:hyperlink>
    </w:p>
    <w:p w:rsidR="007C3A93" w:rsidRDefault="00B03493">
      <w:pPr>
        <w:pStyle w:val="TOC3"/>
        <w:rPr>
          <w:rFonts w:asciiTheme="minorHAnsi" w:eastAsiaTheme="minorEastAsia" w:hAnsiTheme="minorHAnsi" w:cstheme="minorBidi"/>
          <w:szCs w:val="22"/>
        </w:rPr>
      </w:pPr>
      <w:hyperlink w:anchor="_Toc367348346" w:history="1">
        <w:r w:rsidR="007C3A93" w:rsidRPr="002C468C">
          <w:rPr>
            <w:rStyle w:val="Hyperlink"/>
          </w:rPr>
          <w:t>Problem Statement</w:t>
        </w:r>
        <w:r w:rsidR="007C3A93">
          <w:rPr>
            <w:webHidden/>
          </w:rPr>
          <w:tab/>
        </w:r>
        <w:r w:rsidR="007C3A93">
          <w:rPr>
            <w:webHidden/>
          </w:rPr>
          <w:fldChar w:fldCharType="begin"/>
        </w:r>
        <w:r w:rsidR="007C3A93">
          <w:rPr>
            <w:webHidden/>
          </w:rPr>
          <w:instrText xml:space="preserve"> PAGEREF _Toc367348346 \h </w:instrText>
        </w:r>
        <w:r w:rsidR="007C3A93">
          <w:rPr>
            <w:webHidden/>
          </w:rPr>
        </w:r>
        <w:r w:rsidR="007C3A93">
          <w:rPr>
            <w:webHidden/>
          </w:rPr>
          <w:fldChar w:fldCharType="separate"/>
        </w:r>
        <w:r>
          <w:rPr>
            <w:webHidden/>
          </w:rPr>
          <w:t>90</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47" w:history="1">
        <w:r w:rsidR="007C3A93" w:rsidRPr="002C468C">
          <w:rPr>
            <w:rStyle w:val="Hyperlink"/>
          </w:rPr>
          <w:t>EMS Design Discussion</w:t>
        </w:r>
        <w:r w:rsidR="007C3A93">
          <w:rPr>
            <w:webHidden/>
          </w:rPr>
          <w:tab/>
        </w:r>
        <w:r w:rsidR="007C3A93">
          <w:rPr>
            <w:webHidden/>
          </w:rPr>
          <w:fldChar w:fldCharType="begin"/>
        </w:r>
        <w:r w:rsidR="007C3A93">
          <w:rPr>
            <w:webHidden/>
          </w:rPr>
          <w:instrText xml:space="preserve"> PAGEREF _Toc367348347 \h </w:instrText>
        </w:r>
        <w:r w:rsidR="007C3A93">
          <w:rPr>
            <w:webHidden/>
          </w:rPr>
        </w:r>
        <w:r w:rsidR="007C3A93">
          <w:rPr>
            <w:webHidden/>
          </w:rPr>
          <w:fldChar w:fldCharType="separate"/>
        </w:r>
        <w:r>
          <w:rPr>
            <w:webHidden/>
          </w:rPr>
          <w:t>91</w:t>
        </w:r>
        <w:r w:rsidR="007C3A93">
          <w:rPr>
            <w:webHidden/>
          </w:rPr>
          <w:fldChar w:fldCharType="end"/>
        </w:r>
      </w:hyperlink>
    </w:p>
    <w:p w:rsidR="007C3A93" w:rsidRDefault="00B03493">
      <w:pPr>
        <w:pStyle w:val="TOC3"/>
        <w:rPr>
          <w:rFonts w:asciiTheme="minorHAnsi" w:eastAsiaTheme="minorEastAsia" w:hAnsiTheme="minorHAnsi" w:cstheme="minorBidi"/>
          <w:szCs w:val="22"/>
        </w:rPr>
      </w:pPr>
      <w:hyperlink w:anchor="_Toc367348348" w:history="1">
        <w:r w:rsidR="007C3A93" w:rsidRPr="002C468C">
          <w:rPr>
            <w:rStyle w:val="Hyperlink"/>
          </w:rPr>
          <w:t>EMS Input Objects</w:t>
        </w:r>
        <w:r w:rsidR="007C3A93">
          <w:rPr>
            <w:webHidden/>
          </w:rPr>
          <w:tab/>
        </w:r>
        <w:r w:rsidR="007C3A93">
          <w:rPr>
            <w:webHidden/>
          </w:rPr>
          <w:fldChar w:fldCharType="begin"/>
        </w:r>
        <w:r w:rsidR="007C3A93">
          <w:rPr>
            <w:webHidden/>
          </w:rPr>
          <w:instrText xml:space="preserve"> PAGEREF _Toc367348348 \h </w:instrText>
        </w:r>
        <w:r w:rsidR="007C3A93">
          <w:rPr>
            <w:webHidden/>
          </w:rPr>
        </w:r>
        <w:r w:rsidR="007C3A93">
          <w:rPr>
            <w:webHidden/>
          </w:rPr>
          <w:fldChar w:fldCharType="separate"/>
        </w:r>
        <w:r>
          <w:rPr>
            <w:webHidden/>
          </w:rPr>
          <w:t>91</w:t>
        </w:r>
        <w:r w:rsidR="007C3A93">
          <w:rPr>
            <w:webHidden/>
          </w:rPr>
          <w:fldChar w:fldCharType="end"/>
        </w:r>
      </w:hyperlink>
    </w:p>
    <w:p w:rsidR="007C3A93" w:rsidRDefault="00B03493">
      <w:pPr>
        <w:pStyle w:val="TOC1"/>
        <w:rPr>
          <w:rFonts w:asciiTheme="minorHAnsi" w:eastAsiaTheme="minorEastAsia" w:hAnsiTheme="minorHAnsi" w:cstheme="minorBidi"/>
          <w:noProof/>
          <w:spacing w:val="0"/>
          <w:szCs w:val="22"/>
        </w:rPr>
      </w:pPr>
      <w:hyperlink w:anchor="_Toc367348349" w:history="1">
        <w:r w:rsidR="007C3A93" w:rsidRPr="002C468C">
          <w:rPr>
            <w:rStyle w:val="Hyperlink"/>
            <w:noProof/>
          </w:rPr>
          <w:t>Debugging EMS Programs</w:t>
        </w:r>
        <w:r w:rsidR="007C3A93">
          <w:rPr>
            <w:noProof/>
            <w:webHidden/>
          </w:rPr>
          <w:tab/>
        </w:r>
        <w:r w:rsidR="007C3A93">
          <w:rPr>
            <w:noProof/>
            <w:webHidden/>
          </w:rPr>
          <w:fldChar w:fldCharType="begin"/>
        </w:r>
        <w:r w:rsidR="007C3A93">
          <w:rPr>
            <w:noProof/>
            <w:webHidden/>
          </w:rPr>
          <w:instrText xml:space="preserve"> PAGEREF _Toc367348349 \h </w:instrText>
        </w:r>
        <w:r w:rsidR="007C3A93">
          <w:rPr>
            <w:noProof/>
            <w:webHidden/>
          </w:rPr>
        </w:r>
        <w:r w:rsidR="007C3A93">
          <w:rPr>
            <w:noProof/>
            <w:webHidden/>
          </w:rPr>
          <w:fldChar w:fldCharType="separate"/>
        </w:r>
        <w:r>
          <w:rPr>
            <w:noProof/>
            <w:webHidden/>
          </w:rPr>
          <w:t>94</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50" w:history="1">
        <w:r w:rsidR="007C3A93" w:rsidRPr="002C468C">
          <w:rPr>
            <w:rStyle w:val="Hyperlink"/>
            <w:noProof/>
          </w:rPr>
          <w:t>ERR File</w:t>
        </w:r>
        <w:r w:rsidR="007C3A93">
          <w:rPr>
            <w:noProof/>
            <w:webHidden/>
          </w:rPr>
          <w:tab/>
        </w:r>
        <w:r w:rsidR="007C3A93">
          <w:rPr>
            <w:noProof/>
            <w:webHidden/>
          </w:rPr>
          <w:fldChar w:fldCharType="begin"/>
        </w:r>
        <w:r w:rsidR="007C3A93">
          <w:rPr>
            <w:noProof/>
            <w:webHidden/>
          </w:rPr>
          <w:instrText xml:space="preserve"> PAGEREF _Toc367348350 \h </w:instrText>
        </w:r>
        <w:r w:rsidR="007C3A93">
          <w:rPr>
            <w:noProof/>
            <w:webHidden/>
          </w:rPr>
        </w:r>
        <w:r w:rsidR="007C3A93">
          <w:rPr>
            <w:noProof/>
            <w:webHidden/>
          </w:rPr>
          <w:fldChar w:fldCharType="separate"/>
        </w:r>
        <w:r>
          <w:rPr>
            <w:noProof/>
            <w:webHidden/>
          </w:rPr>
          <w:t>94</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51" w:history="1">
        <w:r w:rsidR="007C3A93" w:rsidRPr="002C468C">
          <w:rPr>
            <w:rStyle w:val="Hyperlink"/>
            <w:noProof/>
          </w:rPr>
          <w:t>EDD File</w:t>
        </w:r>
        <w:r w:rsidR="007C3A93">
          <w:rPr>
            <w:noProof/>
            <w:webHidden/>
          </w:rPr>
          <w:tab/>
        </w:r>
        <w:r w:rsidR="007C3A93">
          <w:rPr>
            <w:noProof/>
            <w:webHidden/>
          </w:rPr>
          <w:fldChar w:fldCharType="begin"/>
        </w:r>
        <w:r w:rsidR="007C3A93">
          <w:rPr>
            <w:noProof/>
            <w:webHidden/>
          </w:rPr>
          <w:instrText xml:space="preserve"> PAGEREF _Toc367348351 \h </w:instrText>
        </w:r>
        <w:r w:rsidR="007C3A93">
          <w:rPr>
            <w:noProof/>
            <w:webHidden/>
          </w:rPr>
        </w:r>
        <w:r w:rsidR="007C3A93">
          <w:rPr>
            <w:noProof/>
            <w:webHidden/>
          </w:rPr>
          <w:fldChar w:fldCharType="separate"/>
        </w:r>
        <w:r>
          <w:rPr>
            <w:noProof/>
            <w:webHidden/>
          </w:rPr>
          <w:t>94</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52" w:history="1">
        <w:r w:rsidR="007C3A93" w:rsidRPr="002C468C">
          <w:rPr>
            <w:rStyle w:val="Hyperlink"/>
            <w:noProof/>
          </w:rPr>
          <w:t>Line Trace</w:t>
        </w:r>
        <w:r w:rsidR="007C3A93">
          <w:rPr>
            <w:noProof/>
            <w:webHidden/>
          </w:rPr>
          <w:tab/>
        </w:r>
        <w:r w:rsidR="007C3A93">
          <w:rPr>
            <w:noProof/>
            <w:webHidden/>
          </w:rPr>
          <w:fldChar w:fldCharType="begin"/>
        </w:r>
        <w:r w:rsidR="007C3A93">
          <w:rPr>
            <w:noProof/>
            <w:webHidden/>
          </w:rPr>
          <w:instrText xml:space="preserve"> PAGEREF _Toc367348352 \h </w:instrText>
        </w:r>
        <w:r w:rsidR="007C3A93">
          <w:rPr>
            <w:noProof/>
            <w:webHidden/>
          </w:rPr>
        </w:r>
        <w:r w:rsidR="007C3A93">
          <w:rPr>
            <w:noProof/>
            <w:webHidden/>
          </w:rPr>
          <w:fldChar w:fldCharType="separate"/>
        </w:r>
        <w:r>
          <w:rPr>
            <w:noProof/>
            <w:webHidden/>
          </w:rPr>
          <w:t>94</w:t>
        </w:r>
        <w:r w:rsidR="007C3A93">
          <w:rPr>
            <w:noProof/>
            <w:webHidden/>
          </w:rPr>
          <w:fldChar w:fldCharType="end"/>
        </w:r>
      </w:hyperlink>
    </w:p>
    <w:p w:rsidR="007C3A93" w:rsidRDefault="00B03493">
      <w:pPr>
        <w:pStyle w:val="TOC2"/>
        <w:rPr>
          <w:rFonts w:asciiTheme="minorHAnsi" w:eastAsiaTheme="minorEastAsia" w:hAnsiTheme="minorHAnsi" w:cstheme="minorBidi"/>
          <w:noProof/>
          <w:szCs w:val="22"/>
        </w:rPr>
      </w:pPr>
      <w:hyperlink w:anchor="_Toc367348353" w:history="1">
        <w:r w:rsidR="007C3A93" w:rsidRPr="002C468C">
          <w:rPr>
            <w:rStyle w:val="Hyperlink"/>
            <w:noProof/>
          </w:rPr>
          <w:t>Debugging Strategies</w:t>
        </w:r>
        <w:r w:rsidR="007C3A93">
          <w:rPr>
            <w:noProof/>
            <w:webHidden/>
          </w:rPr>
          <w:tab/>
        </w:r>
        <w:r w:rsidR="007C3A93">
          <w:rPr>
            <w:noProof/>
            <w:webHidden/>
          </w:rPr>
          <w:fldChar w:fldCharType="begin"/>
        </w:r>
        <w:r w:rsidR="007C3A93">
          <w:rPr>
            <w:noProof/>
            <w:webHidden/>
          </w:rPr>
          <w:instrText xml:space="preserve"> PAGEREF _Toc367348353 \h </w:instrText>
        </w:r>
        <w:r w:rsidR="007C3A93">
          <w:rPr>
            <w:noProof/>
            <w:webHidden/>
          </w:rPr>
        </w:r>
        <w:r w:rsidR="007C3A93">
          <w:rPr>
            <w:noProof/>
            <w:webHidden/>
          </w:rPr>
          <w:fldChar w:fldCharType="separate"/>
        </w:r>
        <w:r>
          <w:rPr>
            <w:noProof/>
            <w:webHidden/>
          </w:rPr>
          <w:t>95</w:t>
        </w:r>
        <w:r w:rsidR="007C3A93">
          <w:rPr>
            <w:noProof/>
            <w:webHidden/>
          </w:rPr>
          <w:fldChar w:fldCharType="end"/>
        </w:r>
      </w:hyperlink>
    </w:p>
    <w:p w:rsidR="00301E09" w:rsidRDefault="00301E09" w:rsidP="0095093B">
      <w:pPr>
        <w:pStyle w:val="BodyText"/>
        <w:spacing w:before="0" w:after="0"/>
        <w:sectPr w:rsidR="00301E09">
          <w:headerReference w:type="default" r:id="rId14"/>
          <w:footerReference w:type="even" r:id="rId15"/>
          <w:footerReference w:type="default" r:id="rId16"/>
          <w:headerReference w:type="first" r:id="rId17"/>
          <w:footerReference w:type="first" r:id="rId18"/>
          <w:pgSz w:w="12240" w:h="15840" w:code="1"/>
          <w:pgMar w:top="1440" w:right="1440" w:bottom="1440" w:left="1440" w:header="965" w:footer="965" w:gutter="0"/>
          <w:pgNumType w:fmt="lowerRoman" w:start="1"/>
          <w:cols w:space="720"/>
        </w:sectPr>
      </w:pPr>
      <w:r>
        <w:fldChar w:fldCharType="end"/>
      </w:r>
    </w:p>
    <w:p w:rsidR="00301E09" w:rsidRDefault="00301E09" w:rsidP="000922AD">
      <w:pPr>
        <w:pStyle w:val="Heading1"/>
      </w:pPr>
      <w:bookmarkStart w:id="0" w:name="_Toc367348140"/>
      <w:bookmarkStart w:id="1" w:name="_Toc5626581"/>
      <w:r>
        <w:lastRenderedPageBreak/>
        <w:t>Introduction</w:t>
      </w:r>
      <w:bookmarkEnd w:id="0"/>
    </w:p>
    <w:p w:rsidR="00301E09" w:rsidRDefault="00301E09" w:rsidP="00773BFB">
      <w:pPr>
        <w:pStyle w:val="BodyText"/>
        <w:spacing w:after="180"/>
      </w:pPr>
      <w:r>
        <w:t xml:space="preserve">This document provides an in-depth look at the Energy Management System (EMS) feature in EnergyPlus and provides a way to develop custom control and modeling routines for EnergyPlus models. EMS is an advanced feature of EnergyPlus and is not for beginners. You will need to write your own custom computer programs and have a thorough understanding of how you want your models to behave. If you are intimidated by the idea of writing computer programs to adjust the fine details of how an EnergyPlus model runs, be aware that EMS is not for all (or even most) users. However, if you relish the idea of being able to write small computer programs that override some annoying behavior, you may find that writing Erl programs can solve many problems faced by energy modelers. EMS is a complicated feature  and this application guide augments the Input/Output Reference by providing an overall discussion of how to use EMS. </w:t>
      </w:r>
    </w:p>
    <w:p w:rsidR="00301E09" w:rsidRDefault="00301E09" w:rsidP="000922AD">
      <w:pPr>
        <w:pStyle w:val="BodyText"/>
      </w:pPr>
      <w:r>
        <w:t xml:space="preserve">EMS provides high-level, supervisory control to </w:t>
      </w:r>
      <w:r w:rsidRPr="000613EE">
        <w:t>override</w:t>
      </w:r>
      <w:r>
        <w:t xml:space="preserve"> selected aspects of EnergyPlus modeling. A small programming language called EnergyPlus Runtime Language (Erl) is used to describe the control algorithms. EnergyPlus interprets and executes your Erl program as the model is being run. This guide serves as a programming manual for Erl and attempts to show you how to customize your EnergyPlus simulations. </w:t>
      </w:r>
    </w:p>
    <w:p w:rsidR="00301E09" w:rsidRDefault="00301E09" w:rsidP="002C2A12">
      <w:pPr>
        <w:pStyle w:val="Heading2"/>
      </w:pPr>
      <w:bookmarkStart w:id="2" w:name="_Toc367348141"/>
      <w:r>
        <w:t>Background</w:t>
      </w:r>
      <w:bookmarkEnd w:id="2"/>
      <w:r>
        <w:t xml:space="preserve"> </w:t>
      </w:r>
    </w:p>
    <w:p w:rsidR="00301E09" w:rsidRPr="00835D8F" w:rsidRDefault="00301E09" w:rsidP="002C2A12">
      <w:pPr>
        <w:pStyle w:val="BodyText"/>
      </w:pPr>
      <w:r>
        <w:t>We used t</w:t>
      </w:r>
      <w:r w:rsidRPr="00835D8F">
        <w:t xml:space="preserve">he operations manual for </w:t>
      </w:r>
      <w:r>
        <w:t>a common commercial</w:t>
      </w:r>
      <w:r w:rsidRPr="00835D8F">
        <w:t xml:space="preserve"> brand </w:t>
      </w:r>
      <w:r>
        <w:t xml:space="preserve">of </w:t>
      </w:r>
      <w:r w:rsidRPr="00835D8F">
        <w:t xml:space="preserve">EMS </w:t>
      </w:r>
      <w:r>
        <w:t xml:space="preserve">to </w:t>
      </w:r>
      <w:r w:rsidRPr="00835D8F">
        <w:t>guide</w:t>
      </w:r>
      <w:r>
        <w:t xml:space="preserve"> the initial</w:t>
      </w:r>
      <w:r w:rsidRPr="00835D8F">
        <w:t xml:space="preserve"> formulation of </w:t>
      </w:r>
      <w:r>
        <w:t xml:space="preserve">Erl. </w:t>
      </w:r>
      <w:r w:rsidRPr="00835D8F">
        <w:t>The</w:t>
      </w:r>
      <w:r>
        <w:t xml:space="preserve"> circa 2000</w:t>
      </w:r>
      <w:r w:rsidRPr="00835D8F">
        <w:t xml:space="preserve"> EMS </w:t>
      </w:r>
      <w:r>
        <w:t>language from a major manufacturer is</w:t>
      </w:r>
      <w:r w:rsidRPr="00835D8F">
        <w:t xml:space="preserve"> a good example because it uses a full-featured EMS language and does not rely on a graphical user interface.</w:t>
      </w:r>
    </w:p>
    <w:p w:rsidR="00301E09" w:rsidRDefault="00301E09" w:rsidP="00FE741B">
      <w:pPr>
        <w:pStyle w:val="Heading2"/>
      </w:pPr>
      <w:bookmarkStart w:id="3" w:name="_Toc367348142"/>
      <w:r>
        <w:t>Organization</w:t>
      </w:r>
      <w:bookmarkEnd w:id="3"/>
    </w:p>
    <w:p w:rsidR="00301E09" w:rsidRPr="00FE741B" w:rsidRDefault="00301E09" w:rsidP="00FE741B">
      <w:pPr>
        <w:pStyle w:val="BodyText"/>
      </w:pPr>
      <w:r>
        <w:t xml:space="preserve">We first describe Erl, then discuss its rules and features, including syntax for writing statements, variables, expressions, and built-in functions. We then discuss sensors, actuators, and calling points for the EMS. Then we describe a set of examples applications for EMS. The last section provides information about debugging Erl programs. </w:t>
      </w:r>
    </w:p>
    <w:p w:rsidR="00301E09" w:rsidRDefault="00301E09" w:rsidP="00835D8F">
      <w:pPr>
        <w:pStyle w:val="Heading1"/>
      </w:pPr>
      <w:bookmarkStart w:id="4" w:name="_Toc367348143"/>
      <w:r>
        <w:lastRenderedPageBreak/>
        <w:t>EnergyPlus Runtime Language</w:t>
      </w:r>
      <w:bookmarkEnd w:id="4"/>
    </w:p>
    <w:p w:rsidR="00305DB3" w:rsidRDefault="00305DB3" w:rsidP="00305DB3">
      <w:pPr>
        <w:pStyle w:val="BodyText"/>
      </w:pPr>
      <w:r>
        <w:t>Erl</w:t>
      </w:r>
      <w:r w:rsidRPr="00835D8F">
        <w:t xml:space="preserve"> is the simplified programming language used to define the EMS control </w:t>
      </w:r>
      <w:r>
        <w:t xml:space="preserve">and modeling programs. This section describes the </w:t>
      </w:r>
      <w:r w:rsidRPr="00835D8F">
        <w:t>rules and syntax for</w:t>
      </w:r>
      <w:r>
        <w:t xml:space="preserve"> using Erl</w:t>
      </w:r>
      <w:r w:rsidRPr="00835D8F">
        <w:t xml:space="preserve"> </w:t>
      </w:r>
      <w:r>
        <w:t xml:space="preserve">to write programs. </w:t>
      </w:r>
    </w:p>
    <w:p w:rsidR="00301E09" w:rsidRDefault="00301E09" w:rsidP="00A1120B">
      <w:pPr>
        <w:pStyle w:val="Heading2"/>
      </w:pPr>
      <w:bookmarkStart w:id="5" w:name="_Toc367348144"/>
      <w:r>
        <w:t>Statement Keywords</w:t>
      </w:r>
      <w:bookmarkEnd w:id="5"/>
      <w:r>
        <w:t xml:space="preserve"> </w:t>
      </w:r>
    </w:p>
    <w:p w:rsidR="00301E09" w:rsidRDefault="00301E09" w:rsidP="00A1120B">
      <w:pPr>
        <w:pStyle w:val="BodyText"/>
      </w:pPr>
      <w:r>
        <w:t xml:space="preserve">Every programming language has instructions or commands that tell the processor what to do. Erl supports a few types of program statements. Each line of an Erl program begins with a statement keyword. The syntax for each line depends on the keyword that starts that line. Only those listed in </w:t>
      </w:r>
      <w:r>
        <w:fldChar w:fldCharType="begin"/>
      </w:r>
      <w:r>
        <w:instrText xml:space="preserve"> REF _Ref229194415 \h </w:instrText>
      </w:r>
      <w:r>
        <w:fldChar w:fldCharType="separate"/>
      </w:r>
      <w:r w:rsidR="00B03493">
        <w:t xml:space="preserve">Table </w:t>
      </w:r>
      <w:r w:rsidR="00B03493">
        <w:rPr>
          <w:noProof/>
        </w:rPr>
        <w:t>1</w:t>
      </w:r>
      <w:r>
        <w:fldChar w:fldCharType="end"/>
      </w:r>
      <w:r>
        <w:t xml:space="preserve"> are allowed. </w:t>
      </w:r>
    </w:p>
    <w:p w:rsidR="00301E09" w:rsidRDefault="00301E09" w:rsidP="00A1120B">
      <w:pPr>
        <w:pStyle w:val="BodyText"/>
      </w:pPr>
    </w:p>
    <w:p w:rsidR="00301E09" w:rsidRDefault="00301E09" w:rsidP="00233705">
      <w:pPr>
        <w:pStyle w:val="Caption"/>
        <w:spacing w:after="120"/>
      </w:pPr>
      <w:bookmarkStart w:id="6" w:name="_Ref229194415"/>
      <w:bookmarkStart w:id="7" w:name="_Toc367348145"/>
      <w:r>
        <w:t xml:space="preserve">Table </w:t>
      </w:r>
      <w:r w:rsidR="00B03493">
        <w:fldChar w:fldCharType="begin"/>
      </w:r>
      <w:r w:rsidR="00B03493">
        <w:instrText xml:space="preserve"> SEQ Table \* ARABIC </w:instrText>
      </w:r>
      <w:r w:rsidR="00B03493">
        <w:fldChar w:fldCharType="separate"/>
      </w:r>
      <w:r w:rsidR="00B03493">
        <w:rPr>
          <w:noProof/>
        </w:rPr>
        <w:t>1</w:t>
      </w:r>
      <w:r w:rsidR="00B03493">
        <w:rPr>
          <w:noProof/>
        </w:rPr>
        <w:fldChar w:fldCharType="end"/>
      </w:r>
      <w:bookmarkEnd w:id="6"/>
      <w:r>
        <w:t>. Statement Keywords for Erl</w:t>
      </w:r>
      <w:bookmarkEnd w:id="7"/>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90"/>
        <w:gridCol w:w="2610"/>
        <w:gridCol w:w="4230"/>
      </w:tblGrid>
      <w:tr w:rsidR="00301E09" w:rsidTr="00233705">
        <w:tc>
          <w:tcPr>
            <w:tcW w:w="1260" w:type="dxa"/>
            <w:vAlign w:val="center"/>
          </w:tcPr>
          <w:p w:rsidR="00301E09" w:rsidRDefault="00301E09" w:rsidP="00D101F2">
            <w:pPr>
              <w:pStyle w:val="TableHeader"/>
            </w:pPr>
            <w:r>
              <w:t>Keyword</w:t>
            </w:r>
          </w:p>
        </w:tc>
        <w:tc>
          <w:tcPr>
            <w:tcW w:w="2700" w:type="dxa"/>
            <w:gridSpan w:val="2"/>
            <w:vAlign w:val="center"/>
          </w:tcPr>
          <w:p w:rsidR="00301E09" w:rsidRDefault="00301E09" w:rsidP="00D101F2">
            <w:pPr>
              <w:pStyle w:val="TableHeader"/>
            </w:pPr>
            <w:r>
              <w:t>Syntax</w:t>
            </w:r>
          </w:p>
        </w:tc>
        <w:tc>
          <w:tcPr>
            <w:tcW w:w="4230" w:type="dxa"/>
            <w:vAlign w:val="center"/>
          </w:tcPr>
          <w:p w:rsidR="00301E09" w:rsidRDefault="00301E09" w:rsidP="00D101F2">
            <w:pPr>
              <w:pStyle w:val="TableHeader"/>
            </w:pPr>
            <w:r>
              <w:t>Statement Description</w:t>
            </w:r>
          </w:p>
        </w:tc>
      </w:tr>
      <w:tr w:rsidR="00301E09" w:rsidTr="00233705">
        <w:tc>
          <w:tcPr>
            <w:tcW w:w="1260" w:type="dxa"/>
            <w:vAlign w:val="center"/>
          </w:tcPr>
          <w:p w:rsidR="00301E09" w:rsidRDefault="00301E09" w:rsidP="00113BB6">
            <w:pPr>
              <w:pStyle w:val="TableText"/>
              <w:jc w:val="center"/>
            </w:pPr>
            <w:r>
              <w:t>RUN</w:t>
            </w:r>
          </w:p>
        </w:tc>
        <w:tc>
          <w:tcPr>
            <w:tcW w:w="2700" w:type="dxa"/>
            <w:gridSpan w:val="2"/>
            <w:vAlign w:val="center"/>
          </w:tcPr>
          <w:p w:rsidR="00301E09" w:rsidRDefault="00301E09" w:rsidP="00113BB6">
            <w:pPr>
              <w:pStyle w:val="TableText"/>
            </w:pPr>
            <w:r>
              <w:t>RUN &lt;program name&gt;,</w:t>
            </w:r>
          </w:p>
        </w:tc>
        <w:tc>
          <w:tcPr>
            <w:tcW w:w="4230" w:type="dxa"/>
            <w:vAlign w:val="center"/>
          </w:tcPr>
          <w:p w:rsidR="00301E09" w:rsidRDefault="00301E09" w:rsidP="00D101F2">
            <w:pPr>
              <w:pStyle w:val="TableText"/>
            </w:pPr>
            <w:r>
              <w:t>Calls another Erl program or subroutine. Returns to the calling point when completed. Recursive calling is allowed.</w:t>
            </w:r>
          </w:p>
        </w:tc>
      </w:tr>
      <w:tr w:rsidR="00301E09" w:rsidTr="00233705">
        <w:tc>
          <w:tcPr>
            <w:tcW w:w="1260" w:type="dxa"/>
            <w:vAlign w:val="center"/>
          </w:tcPr>
          <w:p w:rsidR="00301E09" w:rsidRDefault="00301E09" w:rsidP="00D101F2">
            <w:pPr>
              <w:pStyle w:val="TableText"/>
              <w:jc w:val="center"/>
            </w:pPr>
            <w:r>
              <w:t>RETURN</w:t>
            </w:r>
          </w:p>
        </w:tc>
        <w:tc>
          <w:tcPr>
            <w:tcW w:w="2700" w:type="dxa"/>
            <w:gridSpan w:val="2"/>
            <w:vAlign w:val="center"/>
          </w:tcPr>
          <w:p w:rsidR="00301E09" w:rsidRDefault="00301E09" w:rsidP="00D101F2">
            <w:pPr>
              <w:pStyle w:val="TableText"/>
            </w:pPr>
            <w:r>
              <w:t>RETURN,</w:t>
            </w:r>
          </w:p>
        </w:tc>
        <w:tc>
          <w:tcPr>
            <w:tcW w:w="4230" w:type="dxa"/>
            <w:vAlign w:val="center"/>
          </w:tcPr>
          <w:p w:rsidR="00301E09" w:rsidRDefault="00301E09" w:rsidP="007D7516">
            <w:pPr>
              <w:pStyle w:val="TableText"/>
            </w:pPr>
            <w:r>
              <w:t xml:space="preserve">Prematurely exits a subroutine or program and returns control to the caller. </w:t>
            </w:r>
          </w:p>
        </w:tc>
      </w:tr>
      <w:tr w:rsidR="00301E09" w:rsidTr="00233705">
        <w:tc>
          <w:tcPr>
            <w:tcW w:w="1260" w:type="dxa"/>
            <w:vAlign w:val="center"/>
          </w:tcPr>
          <w:p w:rsidR="00301E09" w:rsidRDefault="00301E09" w:rsidP="00D101F2">
            <w:pPr>
              <w:pStyle w:val="TableText"/>
              <w:jc w:val="center"/>
            </w:pPr>
            <w:r>
              <w:t>SET</w:t>
            </w:r>
          </w:p>
        </w:tc>
        <w:tc>
          <w:tcPr>
            <w:tcW w:w="2700" w:type="dxa"/>
            <w:gridSpan w:val="2"/>
            <w:vAlign w:val="center"/>
          </w:tcPr>
          <w:p w:rsidR="00301E09" w:rsidRDefault="00301E09" w:rsidP="00D101F2">
            <w:pPr>
              <w:pStyle w:val="TableText"/>
            </w:pPr>
            <w:r>
              <w:t>SET &lt;variable&gt; = &lt;expression&gt;,</w:t>
            </w:r>
          </w:p>
        </w:tc>
        <w:tc>
          <w:tcPr>
            <w:tcW w:w="4230" w:type="dxa"/>
            <w:vAlign w:val="center"/>
          </w:tcPr>
          <w:p w:rsidR="00301E09" w:rsidRDefault="00301E09" w:rsidP="000613EE">
            <w:pPr>
              <w:pStyle w:val="TableText"/>
            </w:pPr>
            <w:r>
              <w:t xml:space="preserve">Assigns the right-hand side to the left-hand side. If &lt;variable&gt; has not been used before, it is dynamically declared (with local scope). </w:t>
            </w:r>
            <w:r w:rsidRPr="00B13758">
              <w:rPr>
                <w:b/>
              </w:rPr>
              <w:t>Note: &lt;variables&gt; should NOT start with numerics.</w:t>
            </w:r>
          </w:p>
        </w:tc>
      </w:tr>
      <w:tr w:rsidR="00301E09" w:rsidTr="00233705">
        <w:tc>
          <w:tcPr>
            <w:tcW w:w="1260" w:type="dxa"/>
            <w:vAlign w:val="center"/>
          </w:tcPr>
          <w:p w:rsidR="00301E09" w:rsidRDefault="00301E09" w:rsidP="00D101F2">
            <w:pPr>
              <w:pStyle w:val="TableText"/>
              <w:jc w:val="center"/>
            </w:pPr>
            <w:r>
              <w:t>IF</w:t>
            </w:r>
          </w:p>
        </w:tc>
        <w:tc>
          <w:tcPr>
            <w:tcW w:w="2700" w:type="dxa"/>
            <w:gridSpan w:val="2"/>
            <w:vAlign w:val="center"/>
          </w:tcPr>
          <w:p w:rsidR="00301E09" w:rsidRDefault="00301E09" w:rsidP="00D101F2">
            <w:pPr>
              <w:pStyle w:val="TableText"/>
            </w:pPr>
            <w:r>
              <w:t>IF &lt;expression&gt;,</w:t>
            </w:r>
          </w:p>
        </w:tc>
        <w:tc>
          <w:tcPr>
            <w:tcW w:w="4230" w:type="dxa"/>
            <w:vAlign w:val="center"/>
          </w:tcPr>
          <w:p w:rsidR="00301E09" w:rsidRDefault="00301E09" w:rsidP="0095093B">
            <w:pPr>
              <w:pStyle w:val="TableText"/>
            </w:pPr>
            <w:r>
              <w:t>Begins an “IF block.” Conditional decision. If &lt;</w:t>
            </w:r>
            <w:r w:rsidRPr="00844015">
              <w:rPr>
                <w:color w:val="000000"/>
              </w:rPr>
              <w:t>expression</w:t>
            </w:r>
            <w:r>
              <w:t xml:space="preserve">&gt; evaluates to anything other than zero, the block of statements after the IF is executed. </w:t>
            </w:r>
          </w:p>
        </w:tc>
      </w:tr>
      <w:tr w:rsidR="00301E09" w:rsidTr="00233705">
        <w:tc>
          <w:tcPr>
            <w:tcW w:w="1260" w:type="dxa"/>
            <w:vAlign w:val="center"/>
          </w:tcPr>
          <w:p w:rsidR="00301E09" w:rsidRDefault="00301E09" w:rsidP="00D101F2">
            <w:pPr>
              <w:pStyle w:val="TableText"/>
              <w:jc w:val="center"/>
            </w:pPr>
            <w:r>
              <w:t>ELSEIF</w:t>
            </w:r>
          </w:p>
        </w:tc>
        <w:tc>
          <w:tcPr>
            <w:tcW w:w="2700" w:type="dxa"/>
            <w:gridSpan w:val="2"/>
            <w:vAlign w:val="center"/>
          </w:tcPr>
          <w:p w:rsidR="00301E09" w:rsidRDefault="00301E09" w:rsidP="00D101F2">
            <w:pPr>
              <w:pStyle w:val="TableText"/>
            </w:pPr>
            <w:r>
              <w:t>ELSEIF &lt;expression&gt;,</w:t>
            </w:r>
          </w:p>
        </w:tc>
        <w:tc>
          <w:tcPr>
            <w:tcW w:w="4230" w:type="dxa"/>
            <w:vAlign w:val="center"/>
          </w:tcPr>
          <w:p w:rsidR="00301E09" w:rsidRPr="00844015" w:rsidRDefault="00301E09" w:rsidP="0095093B">
            <w:pPr>
              <w:pStyle w:val="TableText"/>
              <w:rPr>
                <w:color w:val="000000"/>
                <w:highlight w:val="black"/>
              </w:rPr>
            </w:pPr>
            <w:r w:rsidRPr="00844015">
              <w:rPr>
                <w:color w:val="000000"/>
              </w:rPr>
              <w:t>Conditional decision that follows a regular</w:t>
            </w:r>
            <w:r w:rsidRPr="0095093B">
              <w:rPr>
                <w:rFonts w:cs="Arial"/>
                <w:color w:val="000000"/>
              </w:rPr>
              <w:t xml:space="preserve"> IF</w:t>
            </w:r>
            <w:r w:rsidRPr="00844015">
              <w:rPr>
                <w:color w:val="000000"/>
              </w:rPr>
              <w:t xml:space="preserve"> block of instructions</w:t>
            </w:r>
            <w:r>
              <w:rPr>
                <w:color w:val="000000"/>
              </w:rPr>
              <w:t xml:space="preserve">. </w:t>
            </w:r>
            <w:r w:rsidRPr="00844015">
              <w:rPr>
                <w:color w:val="000000"/>
              </w:rPr>
              <w:t>If &lt;expression&gt;  evaluates to anything other than zero, the block of instructions after the</w:t>
            </w:r>
            <w:r w:rsidRPr="0095093B">
              <w:rPr>
                <w:rFonts w:cs="Arial"/>
                <w:color w:val="000000"/>
              </w:rPr>
              <w:t xml:space="preserve"> ELSEIF </w:t>
            </w:r>
            <w:r>
              <w:rPr>
                <w:color w:val="000000"/>
              </w:rPr>
              <w:t>is</w:t>
            </w:r>
            <w:r w:rsidRPr="00844015">
              <w:rPr>
                <w:color w:val="000000"/>
              </w:rPr>
              <w:t xml:space="preserve"> executed.</w:t>
            </w:r>
          </w:p>
        </w:tc>
      </w:tr>
      <w:tr w:rsidR="00301E09" w:rsidTr="00233705">
        <w:tc>
          <w:tcPr>
            <w:tcW w:w="1260" w:type="dxa"/>
            <w:vAlign w:val="center"/>
          </w:tcPr>
          <w:p w:rsidR="00301E09" w:rsidRDefault="00301E09" w:rsidP="00616193">
            <w:pPr>
              <w:pStyle w:val="TableText"/>
              <w:jc w:val="center"/>
            </w:pPr>
            <w:r>
              <w:t>ELSE</w:t>
            </w:r>
          </w:p>
        </w:tc>
        <w:tc>
          <w:tcPr>
            <w:tcW w:w="2700" w:type="dxa"/>
            <w:gridSpan w:val="2"/>
            <w:vAlign w:val="center"/>
          </w:tcPr>
          <w:p w:rsidR="00301E09" w:rsidRDefault="00301E09" w:rsidP="00616193">
            <w:pPr>
              <w:pStyle w:val="TableText"/>
            </w:pPr>
            <w:r>
              <w:t>ELSE,</w:t>
            </w:r>
          </w:p>
        </w:tc>
        <w:tc>
          <w:tcPr>
            <w:tcW w:w="4230" w:type="dxa"/>
            <w:vAlign w:val="center"/>
          </w:tcPr>
          <w:p w:rsidR="00301E09" w:rsidRDefault="00301E09" w:rsidP="0095093B">
            <w:pPr>
              <w:pStyle w:val="TableText"/>
            </w:pPr>
            <w:r>
              <w:t xml:space="preserve">Conditional decision. Associated with an IF statement, the block of statements after the ELSE is executed if &lt;expression&gt; evaluates to zero for preceding IF and ELSEIF statements. </w:t>
            </w:r>
          </w:p>
        </w:tc>
      </w:tr>
      <w:tr w:rsidR="00305DB3" w:rsidTr="00305DB3">
        <w:tc>
          <w:tcPr>
            <w:tcW w:w="1350" w:type="dxa"/>
            <w:gridSpan w:val="2"/>
            <w:vAlign w:val="center"/>
          </w:tcPr>
          <w:p w:rsidR="00305DB3" w:rsidRDefault="00305DB3" w:rsidP="00305DB3">
            <w:pPr>
              <w:pStyle w:val="TableText"/>
              <w:jc w:val="center"/>
            </w:pPr>
            <w:r>
              <w:t>ENDIF</w:t>
            </w:r>
          </w:p>
        </w:tc>
        <w:tc>
          <w:tcPr>
            <w:tcW w:w="2610" w:type="dxa"/>
            <w:vAlign w:val="center"/>
          </w:tcPr>
          <w:p w:rsidR="00305DB3" w:rsidRDefault="00305DB3" w:rsidP="00305DB3">
            <w:pPr>
              <w:pStyle w:val="TableText"/>
            </w:pPr>
            <w:r>
              <w:t>ENDIF,</w:t>
            </w:r>
          </w:p>
        </w:tc>
        <w:tc>
          <w:tcPr>
            <w:tcW w:w="4230" w:type="dxa"/>
            <w:vAlign w:val="center"/>
          </w:tcPr>
          <w:p w:rsidR="00305DB3" w:rsidRDefault="00305DB3" w:rsidP="00305DB3">
            <w:pPr>
              <w:pStyle w:val="TableText"/>
            </w:pPr>
            <w:r>
              <w:t>Terminates IF block (required).</w:t>
            </w:r>
          </w:p>
        </w:tc>
      </w:tr>
      <w:tr w:rsidR="00305DB3" w:rsidTr="00305DB3">
        <w:tc>
          <w:tcPr>
            <w:tcW w:w="1350" w:type="dxa"/>
            <w:gridSpan w:val="2"/>
            <w:vAlign w:val="center"/>
          </w:tcPr>
          <w:p w:rsidR="00305DB3" w:rsidRDefault="00305DB3" w:rsidP="00305DB3">
            <w:pPr>
              <w:pStyle w:val="TableText"/>
              <w:jc w:val="center"/>
            </w:pPr>
            <w:r>
              <w:t>WHILE</w:t>
            </w:r>
          </w:p>
        </w:tc>
        <w:tc>
          <w:tcPr>
            <w:tcW w:w="2610" w:type="dxa"/>
            <w:vAlign w:val="center"/>
          </w:tcPr>
          <w:p w:rsidR="00305DB3" w:rsidRDefault="00305DB3" w:rsidP="00305DB3">
            <w:pPr>
              <w:pStyle w:val="TableText"/>
            </w:pPr>
            <w:r>
              <w:t>WHILE &lt;expression&gt;,</w:t>
            </w:r>
          </w:p>
        </w:tc>
        <w:tc>
          <w:tcPr>
            <w:tcW w:w="4230" w:type="dxa"/>
            <w:vAlign w:val="center"/>
          </w:tcPr>
          <w:p w:rsidR="00305DB3" w:rsidRDefault="00305DB3" w:rsidP="00305DB3">
            <w:pPr>
              <w:pStyle w:val="TableText"/>
            </w:pPr>
            <w:r>
              <w:t xml:space="preserve">Begins a “WHILE block.”  Conditional decision.  If &lt;expression&gt; evaluates to anything other than zero, the block of statements after the WHILE is repeatedly executed. </w:t>
            </w:r>
          </w:p>
        </w:tc>
      </w:tr>
      <w:tr w:rsidR="00305DB3" w:rsidTr="00305DB3">
        <w:tc>
          <w:tcPr>
            <w:tcW w:w="1350" w:type="dxa"/>
            <w:gridSpan w:val="2"/>
            <w:vAlign w:val="center"/>
          </w:tcPr>
          <w:p w:rsidR="00305DB3" w:rsidRDefault="00305DB3" w:rsidP="00305DB3">
            <w:pPr>
              <w:pStyle w:val="TableText"/>
              <w:jc w:val="center"/>
            </w:pPr>
            <w:r>
              <w:t>ENDWHILE</w:t>
            </w:r>
          </w:p>
        </w:tc>
        <w:tc>
          <w:tcPr>
            <w:tcW w:w="2610" w:type="dxa"/>
            <w:vAlign w:val="center"/>
          </w:tcPr>
          <w:p w:rsidR="00305DB3" w:rsidRDefault="00305DB3" w:rsidP="00305DB3">
            <w:pPr>
              <w:pStyle w:val="TableText"/>
            </w:pPr>
            <w:r>
              <w:t>ENDWHILE,</w:t>
            </w:r>
          </w:p>
        </w:tc>
        <w:tc>
          <w:tcPr>
            <w:tcW w:w="4230" w:type="dxa"/>
            <w:vAlign w:val="center"/>
          </w:tcPr>
          <w:p w:rsidR="00305DB3" w:rsidRDefault="00305DB3" w:rsidP="00305DB3">
            <w:pPr>
              <w:pStyle w:val="TableText"/>
            </w:pPr>
            <w:r>
              <w:t>Terminates WHILE block (required).</w:t>
            </w:r>
          </w:p>
        </w:tc>
      </w:tr>
    </w:tbl>
    <w:p w:rsidR="00301E09" w:rsidRDefault="00301E09" w:rsidP="00A1120B">
      <w:pPr>
        <w:pStyle w:val="BodyText"/>
      </w:pPr>
    </w:p>
    <w:p w:rsidR="00301E09" w:rsidRDefault="00301E09" w:rsidP="00305DB3">
      <w:pPr>
        <w:pStyle w:val="Heading3"/>
      </w:pPr>
      <w:bookmarkStart w:id="8" w:name="_Toc367348146"/>
      <w:r>
        <w:t>Rules for IF blocks:</w:t>
      </w:r>
      <w:bookmarkEnd w:id="8"/>
      <w:r>
        <w:t xml:space="preserve">  </w:t>
      </w:r>
    </w:p>
    <w:p w:rsidR="00301E09" w:rsidRDefault="00301E09" w:rsidP="00305DB3">
      <w:pPr>
        <w:pStyle w:val="ListBullet2"/>
      </w:pPr>
      <w:r>
        <w:t xml:space="preserve">IF blocks can be nested, but only up to five deep. </w:t>
      </w:r>
    </w:p>
    <w:p w:rsidR="00301E09" w:rsidRDefault="00301E09" w:rsidP="00305DB3">
      <w:pPr>
        <w:pStyle w:val="ListBullet2"/>
      </w:pPr>
      <w:r>
        <w:lastRenderedPageBreak/>
        <w:t>ELSE is optional. If omitted, the IF block is terminated by ENDIF.</w:t>
      </w:r>
    </w:p>
    <w:p w:rsidR="00301E09" w:rsidRDefault="00301E09" w:rsidP="00352038">
      <w:pPr>
        <w:pStyle w:val="BodyText"/>
        <w:spacing w:after="120"/>
      </w:pPr>
      <w:r>
        <w:t xml:space="preserve">IF-ELSEIF-ELSE-ENDIF blocks are allowed. If there are many ELSEIF statements, the first in the list that evaluates to true (1.0) is applied and the execution jumps to the ENDIF for that IF block. If no IF or ELSEIF is true, the ELSE condition (if any) is applied. A single IF block currently has a limit of 199 ELSEIF statements plus one ELSE statement. </w:t>
      </w:r>
    </w:p>
    <w:p w:rsidR="00305DB3" w:rsidRDefault="00305DB3" w:rsidP="00305DB3">
      <w:pPr>
        <w:pStyle w:val="Heading3"/>
      </w:pPr>
      <w:bookmarkStart w:id="9" w:name="_Toc367348147"/>
      <w:r>
        <w:t>Rules for WHILE blocks:</w:t>
      </w:r>
      <w:bookmarkEnd w:id="9"/>
    </w:p>
    <w:p w:rsidR="00305DB3" w:rsidRDefault="00305DB3" w:rsidP="00305DB3">
      <w:pPr>
        <w:pStyle w:val="ListBullet2"/>
      </w:pPr>
      <w:r>
        <w:t>WHILE blocks cannot be nested.</w:t>
      </w:r>
    </w:p>
    <w:p w:rsidR="00305DB3" w:rsidRDefault="00305DB3" w:rsidP="00305DB3">
      <w:pPr>
        <w:pStyle w:val="ListBullet2"/>
      </w:pPr>
      <w:r>
        <w:t>A WHILE block must be terminated by an ENDWHILE</w:t>
      </w:r>
    </w:p>
    <w:p w:rsidR="00305DB3" w:rsidRDefault="00305DB3" w:rsidP="00305DB3">
      <w:pPr>
        <w:pStyle w:val="ListBullet2"/>
      </w:pPr>
      <w:r>
        <w:t>The block is repeated until the expression following the WHILE statement evaluates to 0.0 (false).</w:t>
      </w:r>
    </w:p>
    <w:p w:rsidR="00305DB3" w:rsidRDefault="00305DB3" w:rsidP="00305DB3">
      <w:pPr>
        <w:pStyle w:val="ListBullet2"/>
      </w:pPr>
      <w:r>
        <w:t xml:space="preserve">Once the WHILE loop is entered, there is a maximum limit on the number of times the loop can be repeated. The limit is set at </w:t>
      </w:r>
      <w:r w:rsidRPr="00852087">
        <w:t>one</w:t>
      </w:r>
      <w:r w:rsidRPr="005B72B0">
        <w:t xml:space="preserve"> million</w:t>
      </w:r>
      <w:r>
        <w:t xml:space="preserve"> repetitions to protect against the possibility of an Erl program entering an infinite loop if the WHILE loop’s expression is malformed so as to never evaluate to 0.0 (false).</w:t>
      </w:r>
    </w:p>
    <w:p w:rsidR="00301E09" w:rsidRDefault="00301E09" w:rsidP="00352038">
      <w:pPr>
        <w:pStyle w:val="BodyText"/>
        <w:numPr>
          <w:ins w:id="10" w:author="Brent Griffith" w:date="2009-06-16T13:23:00Z"/>
        </w:numPr>
        <w:spacing w:after="120"/>
      </w:pPr>
      <w:r>
        <w:t xml:space="preserve">Erl programs are entered into the input data file (IDF) using the input objects called EnergyManagementSystem:Program and EnergyManagementSystem:Subroutine. These objects use individual fields to store the statements for an Erl program. As with most EnergyPlus objects, each field is separated by a comma and typically given a separate line of text for readability. In this case, each field can be considered a separate line of Erl program code. Every input field (line of code) must conform to the following rules:  </w:t>
      </w:r>
    </w:p>
    <w:p w:rsidR="00301E09" w:rsidRDefault="00301E09" w:rsidP="00352038">
      <w:pPr>
        <w:pStyle w:val="BodyText"/>
        <w:numPr>
          <w:ilvl w:val="0"/>
          <w:numId w:val="16"/>
        </w:numPr>
        <w:spacing w:after="120"/>
      </w:pPr>
      <w:r>
        <w:t>Every input field contains only one statement.</w:t>
      </w:r>
    </w:p>
    <w:p w:rsidR="00301E09" w:rsidRDefault="00301E09" w:rsidP="00352038">
      <w:pPr>
        <w:pStyle w:val="BodyText"/>
        <w:numPr>
          <w:ilvl w:val="0"/>
          <w:numId w:val="16"/>
        </w:numPr>
        <w:spacing w:after="120"/>
      </w:pPr>
      <w:r>
        <w:t xml:space="preserve">Every field begins with a statement keyword that identifies what that particular line of code is doing. </w:t>
      </w:r>
    </w:p>
    <w:p w:rsidR="00301E09" w:rsidRDefault="00301E09" w:rsidP="00352038">
      <w:pPr>
        <w:pStyle w:val="BodyText"/>
        <w:numPr>
          <w:ilvl w:val="0"/>
          <w:numId w:val="16"/>
        </w:numPr>
        <w:spacing w:after="120"/>
      </w:pPr>
      <w:r>
        <w:t>The syntax for each statement depends on the keyword.</w:t>
      </w:r>
    </w:p>
    <w:p w:rsidR="00301E09" w:rsidRDefault="00301E09" w:rsidP="00352038">
      <w:pPr>
        <w:pStyle w:val="BodyText"/>
        <w:numPr>
          <w:ilvl w:val="0"/>
          <w:numId w:val="16"/>
        </w:numPr>
        <w:spacing w:after="120"/>
      </w:pPr>
      <w:r>
        <w:t>All field content (keywords, variable names, etc.) is case insensitive.</w:t>
      </w:r>
    </w:p>
    <w:p w:rsidR="00301E09" w:rsidRDefault="00301E09" w:rsidP="00352038">
      <w:pPr>
        <w:pStyle w:val="BodyText"/>
        <w:numPr>
          <w:ilvl w:val="0"/>
          <w:numId w:val="16"/>
        </w:numPr>
        <w:spacing w:after="120"/>
      </w:pPr>
      <w:r>
        <w:t>A comma (or semicolon if it is the last field) marks the end of every statement.</w:t>
      </w:r>
    </w:p>
    <w:p w:rsidR="00301E09" w:rsidRDefault="00301E09" w:rsidP="00352038">
      <w:pPr>
        <w:pStyle w:val="BodyText"/>
        <w:numPr>
          <w:ilvl w:val="0"/>
          <w:numId w:val="16"/>
        </w:numPr>
        <w:spacing w:after="120"/>
      </w:pPr>
      <w:r>
        <w:t xml:space="preserve">The maximum length for a field is 100 characters. If you enter a longer field, it will be truncated to the first 100 characters. This can have subtle effects if the remaining portion forms a viable expression. </w:t>
      </w:r>
    </w:p>
    <w:p w:rsidR="00301E09" w:rsidRDefault="00301E09" w:rsidP="00352038">
      <w:pPr>
        <w:pStyle w:val="BodyText"/>
        <w:numPr>
          <w:ilvl w:val="0"/>
          <w:numId w:val="16"/>
        </w:numPr>
        <w:spacing w:after="180"/>
      </w:pPr>
      <w:r>
        <w:t>The “!” character is for comments.</w:t>
      </w:r>
    </w:p>
    <w:p w:rsidR="00301E09" w:rsidRDefault="00301E09" w:rsidP="002D6404">
      <w:pPr>
        <w:pStyle w:val="BodyText"/>
      </w:pPr>
      <w:r>
        <w:t xml:space="preserve">REMEMBER, every line needs to end in a comma or, if it is the last in the program, a semicolon. </w:t>
      </w:r>
    </w:p>
    <w:p w:rsidR="00301E09" w:rsidRDefault="00301E09" w:rsidP="00835D8F">
      <w:pPr>
        <w:pStyle w:val="Heading2"/>
      </w:pPr>
      <w:bookmarkStart w:id="11" w:name="_Toc367348148"/>
      <w:r>
        <w:t>Variables</w:t>
      </w:r>
      <w:bookmarkEnd w:id="11"/>
    </w:p>
    <w:p w:rsidR="00301E09" w:rsidRDefault="00301E09" w:rsidP="00233705">
      <w:pPr>
        <w:pStyle w:val="BodyText"/>
        <w:spacing w:after="180"/>
      </w:pPr>
      <w:r>
        <w:t xml:space="preserve">Variables are important to any programming language. All Erl variables, except trend variables, are treated the same way in </w:t>
      </w:r>
      <w:r>
        <w:rPr>
          <w:iCs/>
        </w:rPr>
        <w:t>Erl</w:t>
      </w:r>
      <w:r>
        <w:t xml:space="preserve"> and can be used interchangeably with any instruction. </w:t>
      </w:r>
    </w:p>
    <w:p w:rsidR="00301E09" w:rsidRDefault="00301E09" w:rsidP="00233705">
      <w:pPr>
        <w:pStyle w:val="BodyText"/>
        <w:spacing w:after="120"/>
      </w:pPr>
      <w:r>
        <w:t xml:space="preserve">The rules for selecting names of EMS variables are:  </w:t>
      </w:r>
    </w:p>
    <w:p w:rsidR="00301E09" w:rsidRDefault="00301E09" w:rsidP="00233705">
      <w:pPr>
        <w:pStyle w:val="BodyText"/>
        <w:numPr>
          <w:ilvl w:val="0"/>
          <w:numId w:val="13"/>
        </w:numPr>
        <w:spacing w:after="120"/>
      </w:pPr>
      <w:r>
        <w:t>No spaces are allowed in user-defined variable names.</w:t>
      </w:r>
    </w:p>
    <w:p w:rsidR="00301E09" w:rsidRDefault="00301E09" w:rsidP="00233705">
      <w:pPr>
        <w:pStyle w:val="BodyText"/>
        <w:numPr>
          <w:ilvl w:val="0"/>
          <w:numId w:val="13"/>
        </w:numPr>
        <w:spacing w:after="120"/>
      </w:pPr>
      <w:r>
        <w:t>Underscore (“_”) is the only special character allowed in variable names.</w:t>
      </w:r>
    </w:p>
    <w:p w:rsidR="00301E09" w:rsidRDefault="00301E09" w:rsidP="00233705">
      <w:pPr>
        <w:pStyle w:val="BodyText"/>
        <w:numPr>
          <w:ilvl w:val="0"/>
          <w:numId w:val="13"/>
        </w:numPr>
        <w:spacing w:after="120"/>
      </w:pPr>
      <w:r>
        <w:t xml:space="preserve">Variable names are </w:t>
      </w:r>
      <w:r w:rsidRPr="008E0F84">
        <w:rPr>
          <w:b/>
        </w:rPr>
        <w:t>not</w:t>
      </w:r>
      <w:r>
        <w:t xml:space="preserve"> case sensitive.</w:t>
      </w:r>
    </w:p>
    <w:p w:rsidR="00301E09" w:rsidRDefault="00301E09" w:rsidP="00233705">
      <w:pPr>
        <w:pStyle w:val="BodyText"/>
        <w:numPr>
          <w:ilvl w:val="0"/>
          <w:numId w:val="13"/>
        </w:numPr>
        <w:spacing w:after="120"/>
      </w:pPr>
      <w:r>
        <w:t>Names of variables with global scope must be unique.</w:t>
      </w:r>
    </w:p>
    <w:p w:rsidR="00301E09" w:rsidRDefault="00301E09" w:rsidP="00233705">
      <w:pPr>
        <w:pStyle w:val="BodyText"/>
        <w:numPr>
          <w:ilvl w:val="0"/>
          <w:numId w:val="13"/>
        </w:numPr>
        <w:spacing w:after="180"/>
      </w:pPr>
      <w:r>
        <w:t>Variables cannot be declared with the same name as a built-in variable.</w:t>
      </w:r>
    </w:p>
    <w:p w:rsidR="00301E09" w:rsidRDefault="00301E09" w:rsidP="00233705">
      <w:pPr>
        <w:pStyle w:val="BodyText"/>
        <w:numPr>
          <w:ilvl w:val="0"/>
          <w:numId w:val="13"/>
        </w:numPr>
        <w:spacing w:after="180"/>
      </w:pPr>
      <w:r>
        <w:lastRenderedPageBreak/>
        <w:t>Variables can be alpha numeric strings but should NOT start with a numeric.</w:t>
      </w:r>
    </w:p>
    <w:p w:rsidR="00301E09" w:rsidRDefault="00301E09" w:rsidP="00233705">
      <w:pPr>
        <w:pStyle w:val="BodyText"/>
        <w:spacing w:after="120"/>
      </w:pPr>
      <w:r>
        <w:t xml:space="preserve">The rules for using EMS variables are: </w:t>
      </w:r>
    </w:p>
    <w:p w:rsidR="00301E09" w:rsidRDefault="00301E09" w:rsidP="00233705">
      <w:pPr>
        <w:pStyle w:val="BodyText"/>
        <w:numPr>
          <w:ilvl w:val="0"/>
          <w:numId w:val="13"/>
        </w:numPr>
        <w:spacing w:after="120"/>
      </w:pPr>
      <w:r>
        <w:t xml:space="preserve">All numeric variables are treated as floating point numbers. You use the underlying Fortran language features to handle these as double precision real numbers. </w:t>
      </w:r>
    </w:p>
    <w:p w:rsidR="00301E09" w:rsidRPr="0095093B" w:rsidRDefault="00301E09" w:rsidP="00233705">
      <w:pPr>
        <w:pStyle w:val="BodyText"/>
        <w:numPr>
          <w:ilvl w:val="0"/>
          <w:numId w:val="13"/>
        </w:numPr>
        <w:spacing w:after="120"/>
        <w:rPr>
          <w:rFonts w:cs="Arial"/>
        </w:rPr>
      </w:pPr>
      <w:r>
        <w:t>You can use the SET statement to reassign sensor variables and built-in variables</w:t>
      </w:r>
      <w:r>
        <w:rPr>
          <w:rFonts w:cs="Arial"/>
        </w:rPr>
        <w:t>.</w:t>
      </w:r>
    </w:p>
    <w:p w:rsidR="00301E09" w:rsidRDefault="00301E09" w:rsidP="00233705">
      <w:pPr>
        <w:pStyle w:val="BodyText"/>
        <w:numPr>
          <w:ilvl w:val="0"/>
          <w:numId w:val="13"/>
        </w:numPr>
        <w:spacing w:after="180"/>
      </w:pPr>
      <w:r w:rsidRPr="0095093B">
        <w:rPr>
          <w:rFonts w:cs="Arial"/>
        </w:rPr>
        <w:t xml:space="preserve">Actuator variables </w:t>
      </w:r>
      <w:r>
        <w:rPr>
          <w:rFonts w:cs="Arial"/>
        </w:rPr>
        <w:t xml:space="preserve">use SET to </w:t>
      </w:r>
      <w:r w:rsidRPr="0095093B">
        <w:rPr>
          <w:rFonts w:cs="Arial"/>
        </w:rPr>
        <w:t>perform control actions</w:t>
      </w:r>
      <w:r>
        <w:t>.</w:t>
      </w:r>
    </w:p>
    <w:p w:rsidR="00301E09" w:rsidRDefault="00301E09" w:rsidP="00835D8F">
      <w:pPr>
        <w:pStyle w:val="BodyText"/>
      </w:pPr>
      <w:r>
        <w:t xml:space="preserve">EMS variables can have either local or global scope. Global scope means that the variables can be used across Erl programs and always refer to the same instance of a particular variable. Global variables must have unique names. Local scope means that variables can be used only within a given Erl program. </w:t>
      </w:r>
    </w:p>
    <w:p w:rsidR="00301E09" w:rsidRDefault="00301E09" w:rsidP="00233705">
      <w:pPr>
        <w:pStyle w:val="BodyText"/>
        <w:spacing w:after="120"/>
      </w:pPr>
      <w:r>
        <w:t xml:space="preserve">Erl programs have </w:t>
      </w:r>
      <w:r w:rsidR="004A054E">
        <w:t>eight</w:t>
      </w:r>
      <w:r>
        <w:t xml:space="preserve"> types of variables:  </w:t>
      </w:r>
    </w:p>
    <w:p w:rsidR="00301E09" w:rsidRDefault="00301E09" w:rsidP="00233705">
      <w:pPr>
        <w:pStyle w:val="BodyText"/>
        <w:numPr>
          <w:ilvl w:val="0"/>
          <w:numId w:val="14"/>
        </w:numPr>
        <w:spacing w:after="120"/>
      </w:pPr>
      <w:r>
        <w:t xml:space="preserve">Sensor. Each EnergyManagementSystem:Sensor input object declares a user-defined variable and maps it to a variable elsewhere in EnergyPlus (via output variables). Variables so declared have global scope and are used to </w:t>
      </w:r>
      <w:r w:rsidRPr="00257EE6">
        <w:rPr>
          <w:i/>
        </w:rPr>
        <w:t>get</w:t>
      </w:r>
      <w:r>
        <w:t xml:space="preserve"> time-varying input data from elsewhere in the EnergyPlus model. </w:t>
      </w:r>
    </w:p>
    <w:p w:rsidR="00301E09" w:rsidRDefault="00301E09" w:rsidP="00233705">
      <w:pPr>
        <w:pStyle w:val="BodyText"/>
        <w:numPr>
          <w:ilvl w:val="0"/>
          <w:numId w:val="14"/>
        </w:numPr>
        <w:spacing w:after="120"/>
      </w:pPr>
      <w:r>
        <w:t xml:space="preserve">Actuator. Each EnergyManagementSystem:Actuator input object declares a user-defined Erl variable and maps it to a variable elsewhere in EnergyPlus. Variables so declared have global scope and are used to </w:t>
      </w:r>
      <w:r w:rsidRPr="001F5665">
        <w:rPr>
          <w:i/>
        </w:rPr>
        <w:t>set</w:t>
      </w:r>
      <w:r>
        <w:t xml:space="preserve"> control results elsewhere in the EnergyPlus model. </w:t>
      </w:r>
    </w:p>
    <w:p w:rsidR="00301E09" w:rsidRDefault="00301E09" w:rsidP="00233705">
      <w:pPr>
        <w:pStyle w:val="BodyText"/>
        <w:numPr>
          <w:ilvl w:val="0"/>
          <w:numId w:val="14"/>
        </w:numPr>
        <w:spacing w:after="120"/>
      </w:pPr>
      <w:r>
        <w:t xml:space="preserve">Local. Local variables do not need to be explicitly declared. These undeclared variables will be automatically registered as EMS variables with local scope. This allows you to create new variables “on the fly.”  Local variables can be used for temporary storage of intermediate results. </w:t>
      </w:r>
    </w:p>
    <w:p w:rsidR="00301E09" w:rsidRDefault="00301E09" w:rsidP="00233705">
      <w:pPr>
        <w:pStyle w:val="BodyText"/>
        <w:numPr>
          <w:ilvl w:val="0"/>
          <w:numId w:val="14"/>
        </w:numPr>
        <w:spacing w:after="120"/>
      </w:pPr>
      <w:r>
        <w:t>Global. EnergyManagementSystem:GlobalVariable input objects are used to declare variables with a user-defined name and global scope. Global variables can be used to store intermediate results that span across Erl programs. Because the Erl compiler does not support functions or argument passing, global variables have an important role in using subroutines. These variables are global only within Erl and not with respect to code elsewhere in EnergyPlus.</w:t>
      </w:r>
    </w:p>
    <w:p w:rsidR="00301E09" w:rsidRDefault="00301E09" w:rsidP="00233705">
      <w:pPr>
        <w:pStyle w:val="BodyText"/>
        <w:numPr>
          <w:ilvl w:val="0"/>
          <w:numId w:val="14"/>
        </w:numPr>
        <w:spacing w:after="120"/>
      </w:pPr>
      <w:r>
        <w:t xml:space="preserve">Built-in. The EMS system automatically declares a set of built-in variables with predefined names. These variables have global scope. The built-in variables are always created and cannot be eliminated. </w:t>
      </w:r>
    </w:p>
    <w:p w:rsidR="00301E09" w:rsidRDefault="00301E09" w:rsidP="00233705">
      <w:pPr>
        <w:pStyle w:val="BodyText"/>
        <w:numPr>
          <w:ilvl w:val="0"/>
          <w:numId w:val="14"/>
        </w:numPr>
        <w:spacing w:after="120"/>
      </w:pPr>
      <w:r>
        <w:t xml:space="preserve">Internal. Each EnergyManagementSystem:InternalVariable input object declares a user-defined Erl variable and maps it to a variable elsewhere in EnergyPlus. Variables so declared have global scope and are used to </w:t>
      </w:r>
      <w:r w:rsidRPr="00DE7954">
        <w:rPr>
          <w:i/>
        </w:rPr>
        <w:t>get</w:t>
      </w:r>
      <w:r>
        <w:t xml:space="preserve"> static input data from elsewhere in EnergyPlus. </w:t>
      </w:r>
    </w:p>
    <w:p w:rsidR="00301E09" w:rsidRDefault="00301E09" w:rsidP="00233705">
      <w:pPr>
        <w:pStyle w:val="BodyText"/>
        <w:numPr>
          <w:ilvl w:val="0"/>
          <w:numId w:val="14"/>
        </w:numPr>
        <w:spacing w:after="180"/>
      </w:pPr>
      <w:r>
        <w:t xml:space="preserve">Trend. Each EnergyManagementSystem:TrendVariable input object declares a user-defined Erl trend variable and maps it to a global Erl variable for logging. Trend variables are used to store the history of Erl variables. Trend variables differ from other Erl variables in that they can be put to use only through the built-in trend functions (see </w:t>
      </w:r>
      <w:r>
        <w:fldChar w:fldCharType="begin"/>
      </w:r>
      <w:r>
        <w:instrText xml:space="preserve"> REF _Ref229232728 \h </w:instrText>
      </w:r>
      <w:r>
        <w:fldChar w:fldCharType="separate"/>
      </w:r>
      <w:r w:rsidR="00B03493">
        <w:t xml:space="preserve">Table </w:t>
      </w:r>
      <w:r w:rsidR="00B03493">
        <w:rPr>
          <w:noProof/>
        </w:rPr>
        <w:t>6</w:t>
      </w:r>
      <w:r>
        <w:fldChar w:fldCharType="end"/>
      </w:r>
      <w:r>
        <w:t xml:space="preserve">). </w:t>
      </w:r>
    </w:p>
    <w:p w:rsidR="004A054E" w:rsidRDefault="004A054E" w:rsidP="004A054E">
      <w:pPr>
        <w:pStyle w:val="BodyText"/>
        <w:numPr>
          <w:ilvl w:val="0"/>
          <w:numId w:val="14"/>
        </w:numPr>
        <w:spacing w:after="180"/>
      </w:pPr>
      <w:r>
        <w:t xml:space="preserve">Index. Each </w:t>
      </w:r>
      <w:r w:rsidRPr="004A054E">
        <w:t>EnergyManagementSystem:CurveOrTableIndexVariable</w:t>
      </w:r>
      <w:r>
        <w:t xml:space="preserve"> and/or </w:t>
      </w:r>
      <w:r w:rsidRPr="004A054E">
        <w:t>EnergyManagementSystem:ConstructionIndexVariable</w:t>
      </w:r>
      <w:r>
        <w:t xml:space="preserve"> declares a user defined Erl variable and maps it to a specific item in the IDF of indicated type.</w:t>
      </w:r>
    </w:p>
    <w:p w:rsidR="00301E09" w:rsidRDefault="00301E09" w:rsidP="00DB0843">
      <w:pPr>
        <w:pStyle w:val="BodyText"/>
        <w:spacing w:after="180"/>
      </w:pPr>
      <w:r>
        <w:t xml:space="preserve">Built-in variables, internal variables, and sensor variables are primarily used to </w:t>
      </w:r>
      <w:r>
        <w:rPr>
          <w:i/>
          <w:iCs/>
        </w:rPr>
        <w:t>get</w:t>
      </w:r>
      <w:r>
        <w:t xml:space="preserve"> information about the state of the simulation. However, because all variables are treated alike, built-in variables and sensor variables can also be overwritten by the </w:t>
      </w:r>
      <w:r w:rsidRPr="0095093B">
        <w:rPr>
          <w:rFonts w:cs="Arial"/>
        </w:rPr>
        <w:t>SET</w:t>
      </w:r>
      <w:r>
        <w:t xml:space="preserve"> instruction. </w:t>
      </w:r>
      <w:r>
        <w:lastRenderedPageBreak/>
        <w:t>(This applies within the EMS only; the variables in the rest of EnergyPlus program will not be overwritten.)  This allows you to reassign constants such as “</w:t>
      </w:r>
      <w:r w:rsidRPr="0095093B">
        <w:rPr>
          <w:rFonts w:cs="Arial"/>
        </w:rPr>
        <w:t>on</w:t>
      </w:r>
      <w:r>
        <w:rPr>
          <w:rFonts w:cs="Arial"/>
        </w:rPr>
        <w:t>”</w:t>
      </w:r>
      <w:r w:rsidRPr="0095093B">
        <w:rPr>
          <w:rFonts w:cs="Arial"/>
        </w:rPr>
        <w:t xml:space="preserve"> and </w:t>
      </w:r>
      <w:r>
        <w:rPr>
          <w:rFonts w:cs="Arial"/>
        </w:rPr>
        <w:t>“</w:t>
      </w:r>
      <w:r w:rsidRPr="0095093B">
        <w:rPr>
          <w:rFonts w:cs="Arial"/>
        </w:rPr>
        <w:t>off</w:t>
      </w:r>
      <w:r>
        <w:rPr>
          <w:rFonts w:cs="Arial"/>
        </w:rPr>
        <w:t>”</w:t>
      </w:r>
      <w:r>
        <w:t xml:space="preserve"> as well as the values of the other built-in variables and sensor variables. There is really no problem with this, as long as you know what you are doing. One possible application is to reset a sensor variable that references the outdoor drybulb temperature so it contains the temperature in degrees Fahrenheit instead of Celsius. Regardless of reassignment, sensor variables and the dynamic built-in variables (e.g., date and time) will be cleared and updated with the latest values from EnergyPlus at the next timestep. Resetting a sensor variable does not have a retroactive effect on the report variable to which it is mapped. </w:t>
      </w:r>
    </w:p>
    <w:p w:rsidR="00301E09" w:rsidRDefault="00301E09" w:rsidP="006104FE">
      <w:pPr>
        <w:pStyle w:val="BodyText"/>
      </w:pPr>
      <w:r>
        <w:t xml:space="preserve">The actuator variable is the counterpart of the sensor variable. Sensor variables are used to </w:t>
      </w:r>
      <w:r>
        <w:rPr>
          <w:i/>
          <w:iCs/>
        </w:rPr>
        <w:t>get</w:t>
      </w:r>
      <w:r>
        <w:t xml:space="preserve"> the state of building systems; actuator variables are used to </w:t>
      </w:r>
      <w:r>
        <w:rPr>
          <w:i/>
          <w:iCs/>
        </w:rPr>
        <w:t>set</w:t>
      </w:r>
      <w:r>
        <w:t xml:space="preserve"> the state of building systems. When used with actuator variables, the </w:t>
      </w:r>
      <w:r w:rsidRPr="005942A4">
        <w:rPr>
          <w:rFonts w:cs="Arial"/>
        </w:rPr>
        <w:t>SET</w:t>
      </w:r>
      <w:r>
        <w:t xml:space="preserve"> instruction performs control actions on the object to which it maps. </w:t>
      </w:r>
    </w:p>
    <w:p w:rsidR="00301E09" w:rsidRDefault="00301E09" w:rsidP="00A77C3E">
      <w:pPr>
        <w:pStyle w:val="Heading3"/>
      </w:pPr>
      <w:bookmarkStart w:id="12" w:name="_Toc367348149"/>
      <w:r>
        <w:t>Built-In Variables</w:t>
      </w:r>
      <w:bookmarkEnd w:id="12"/>
    </w:p>
    <w:p w:rsidR="00301E09" w:rsidRDefault="00301E09" w:rsidP="00BD69E9">
      <w:pPr>
        <w:pStyle w:val="BodyText"/>
      </w:pPr>
      <w:r>
        <w:t>A set of built-in variables provides date, time, and weather information that is not available via standard report variables, as well as several handy constant variables such as “</w:t>
      </w:r>
      <w:r w:rsidRPr="005942A4">
        <w:rPr>
          <w:rFonts w:cs="Arial"/>
        </w:rPr>
        <w:t>true,</w:t>
      </w:r>
      <w:r>
        <w:rPr>
          <w:rFonts w:cs="Arial"/>
        </w:rPr>
        <w:t>”</w:t>
      </w:r>
      <w:r w:rsidRPr="005942A4">
        <w:rPr>
          <w:rFonts w:cs="Arial"/>
        </w:rPr>
        <w:t xml:space="preserve"> </w:t>
      </w:r>
      <w:r>
        <w:rPr>
          <w:rFonts w:cs="Arial"/>
        </w:rPr>
        <w:t>“</w:t>
      </w:r>
      <w:r w:rsidRPr="005942A4">
        <w:rPr>
          <w:rFonts w:cs="Arial"/>
        </w:rPr>
        <w:t>false,</w:t>
      </w:r>
      <w:r>
        <w:rPr>
          <w:rFonts w:cs="Arial"/>
        </w:rPr>
        <w:t>”</w:t>
      </w:r>
      <w:r w:rsidRPr="005942A4">
        <w:rPr>
          <w:rFonts w:cs="Arial"/>
        </w:rPr>
        <w:t xml:space="preserve"> </w:t>
      </w:r>
      <w:r>
        <w:rPr>
          <w:rFonts w:cs="Arial"/>
        </w:rPr>
        <w:t>“</w:t>
      </w:r>
      <w:r w:rsidRPr="005942A4">
        <w:rPr>
          <w:rFonts w:cs="Arial"/>
        </w:rPr>
        <w:t>on,</w:t>
      </w:r>
      <w:r>
        <w:rPr>
          <w:rFonts w:cs="Arial"/>
        </w:rPr>
        <w:t>”</w:t>
      </w:r>
      <w:r w:rsidRPr="005942A4">
        <w:rPr>
          <w:rFonts w:cs="Arial"/>
        </w:rPr>
        <w:t xml:space="preserve"> and </w:t>
      </w:r>
      <w:r>
        <w:rPr>
          <w:rFonts w:cs="Arial"/>
        </w:rPr>
        <w:t>“</w:t>
      </w:r>
      <w:r w:rsidRPr="005942A4">
        <w:rPr>
          <w:rFonts w:cs="Arial"/>
        </w:rPr>
        <w:t>off</w:t>
      </w:r>
      <w:r>
        <w:t xml:space="preserve">.” Several variables provide access to the time and date information during the course of a simulation.  The CurrentTime, Hour and Minute variables represent the point in time at end of the timestep currently being simulated. EnergyPlus primarily operates in standard time and these clock values are not adjusted for daylight savings time.  The built-in variable DaylightSavings time is available for use with the daylight savings time adjustment feature (see </w:t>
      </w:r>
      <w:r w:rsidRPr="00121A90">
        <w:t>RunPeriodControl:DaylightSavingTime</w:t>
      </w:r>
      <w:r>
        <w:t>). The duration of simulation timesteps are available in the variables ZoneTimeStep and SystemTimeStep.</w:t>
      </w:r>
    </w:p>
    <w:p w:rsidR="00301E09" w:rsidRDefault="00301E09" w:rsidP="00233705">
      <w:pPr>
        <w:pStyle w:val="BodyText"/>
        <w:spacing w:after="180"/>
      </w:pPr>
      <w:r>
        <w:fldChar w:fldCharType="begin"/>
      </w:r>
      <w:r>
        <w:instrText xml:space="preserve"> REF _Ref228604835 \h </w:instrText>
      </w:r>
      <w:r>
        <w:fldChar w:fldCharType="separate"/>
      </w:r>
      <w:r w:rsidR="00B03493">
        <w:t xml:space="preserve">Table </w:t>
      </w:r>
      <w:r w:rsidR="00B03493">
        <w:rPr>
          <w:noProof/>
        </w:rPr>
        <w:t>2</w:t>
      </w:r>
      <w:r>
        <w:fldChar w:fldCharType="end"/>
      </w:r>
      <w:r>
        <w:t xml:space="preserve"> lists the built-in variables that are always available for use in Erl programs. </w:t>
      </w:r>
    </w:p>
    <w:p w:rsidR="00301E09" w:rsidRDefault="00301E09" w:rsidP="00233705">
      <w:pPr>
        <w:pStyle w:val="Caption"/>
        <w:spacing w:after="120"/>
      </w:pPr>
      <w:bookmarkStart w:id="13" w:name="_Ref228604835"/>
      <w:bookmarkStart w:id="14" w:name="_Toc367348150"/>
      <w:r>
        <w:t xml:space="preserve">Table </w:t>
      </w:r>
      <w:r w:rsidR="00B03493">
        <w:fldChar w:fldCharType="begin"/>
      </w:r>
      <w:r w:rsidR="00B03493">
        <w:instrText xml:space="preserve"> SEQ Table \* ARABIC </w:instrText>
      </w:r>
      <w:r w:rsidR="00B03493">
        <w:fldChar w:fldCharType="separate"/>
      </w:r>
      <w:r w:rsidR="00B03493">
        <w:rPr>
          <w:noProof/>
        </w:rPr>
        <w:t>2</w:t>
      </w:r>
      <w:r w:rsidR="00B03493">
        <w:rPr>
          <w:noProof/>
        </w:rPr>
        <w:fldChar w:fldCharType="end"/>
      </w:r>
      <w:bookmarkEnd w:id="13"/>
      <w:r>
        <w:t>. Built-In Unique Variables for Erl</w:t>
      </w:r>
      <w:bookmarkEnd w:id="14"/>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6"/>
        <w:gridCol w:w="5760"/>
      </w:tblGrid>
      <w:tr w:rsidR="00301E09" w:rsidTr="007A070A">
        <w:tc>
          <w:tcPr>
            <w:tcW w:w="2006" w:type="dxa"/>
            <w:vAlign w:val="center"/>
          </w:tcPr>
          <w:p w:rsidR="00301E09" w:rsidRDefault="00301E09" w:rsidP="006B42DD">
            <w:pPr>
              <w:pStyle w:val="TableHeader"/>
            </w:pPr>
            <w:r>
              <w:t>Variable Name</w:t>
            </w:r>
          </w:p>
        </w:tc>
        <w:tc>
          <w:tcPr>
            <w:tcW w:w="5760" w:type="dxa"/>
            <w:vAlign w:val="center"/>
          </w:tcPr>
          <w:p w:rsidR="00301E09" w:rsidRDefault="00301E09" w:rsidP="006B42DD">
            <w:pPr>
              <w:pStyle w:val="TableHeader"/>
            </w:pPr>
            <w:r>
              <w:t>Value</w:t>
            </w:r>
          </w:p>
        </w:tc>
      </w:tr>
      <w:tr w:rsidR="00301E09" w:rsidTr="007A070A">
        <w:tc>
          <w:tcPr>
            <w:tcW w:w="2006" w:type="dxa"/>
            <w:vAlign w:val="center"/>
          </w:tcPr>
          <w:p w:rsidR="00301E09" w:rsidRDefault="00301E09" w:rsidP="006B42DD">
            <w:pPr>
              <w:pStyle w:val="TableText"/>
            </w:pPr>
            <w:r>
              <w:t>Year</w:t>
            </w:r>
          </w:p>
        </w:tc>
        <w:tc>
          <w:tcPr>
            <w:tcW w:w="5760" w:type="dxa"/>
            <w:vAlign w:val="center"/>
          </w:tcPr>
          <w:p w:rsidR="00301E09" w:rsidRDefault="00301E09" w:rsidP="005942A4">
            <w:pPr>
              <w:pStyle w:val="TableText"/>
            </w:pPr>
            <w:r>
              <w:t>1900–2100</w:t>
            </w:r>
          </w:p>
        </w:tc>
      </w:tr>
      <w:tr w:rsidR="00301E09" w:rsidTr="007A070A">
        <w:tc>
          <w:tcPr>
            <w:tcW w:w="2006" w:type="dxa"/>
            <w:vAlign w:val="center"/>
          </w:tcPr>
          <w:p w:rsidR="00301E09" w:rsidRDefault="00301E09" w:rsidP="006B42DD">
            <w:pPr>
              <w:pStyle w:val="TableText"/>
            </w:pPr>
            <w:r>
              <w:t>Month</w:t>
            </w:r>
          </w:p>
        </w:tc>
        <w:tc>
          <w:tcPr>
            <w:tcW w:w="5760" w:type="dxa"/>
            <w:vAlign w:val="center"/>
          </w:tcPr>
          <w:p w:rsidR="00301E09" w:rsidRDefault="00301E09" w:rsidP="005942A4">
            <w:pPr>
              <w:pStyle w:val="TableText"/>
            </w:pPr>
            <w:r>
              <w:t>1–12</w:t>
            </w:r>
          </w:p>
        </w:tc>
      </w:tr>
      <w:tr w:rsidR="00301E09" w:rsidTr="007A070A">
        <w:tc>
          <w:tcPr>
            <w:tcW w:w="2006" w:type="dxa"/>
            <w:vAlign w:val="center"/>
          </w:tcPr>
          <w:p w:rsidR="00301E09" w:rsidRDefault="00301E09" w:rsidP="006B42DD">
            <w:pPr>
              <w:pStyle w:val="TableText"/>
            </w:pPr>
            <w:r>
              <w:t>DayOfMonth</w:t>
            </w:r>
          </w:p>
        </w:tc>
        <w:tc>
          <w:tcPr>
            <w:tcW w:w="5760" w:type="dxa"/>
            <w:vAlign w:val="center"/>
          </w:tcPr>
          <w:p w:rsidR="00301E09" w:rsidRDefault="00301E09" w:rsidP="005942A4">
            <w:pPr>
              <w:pStyle w:val="TableText"/>
            </w:pPr>
            <w:r>
              <w:t>1–31</w:t>
            </w:r>
          </w:p>
        </w:tc>
      </w:tr>
      <w:tr w:rsidR="00301E09" w:rsidTr="007A070A">
        <w:tc>
          <w:tcPr>
            <w:tcW w:w="2006" w:type="dxa"/>
            <w:vAlign w:val="center"/>
          </w:tcPr>
          <w:p w:rsidR="00301E09" w:rsidRPr="003F1B82" w:rsidRDefault="00301E09" w:rsidP="00A3522F">
            <w:pPr>
              <w:pStyle w:val="TableText"/>
            </w:pPr>
            <w:r w:rsidRPr="003F1B82">
              <w:t>DayOfWeek</w:t>
            </w:r>
          </w:p>
        </w:tc>
        <w:tc>
          <w:tcPr>
            <w:tcW w:w="5760" w:type="dxa"/>
            <w:vAlign w:val="center"/>
          </w:tcPr>
          <w:p w:rsidR="00301E09" w:rsidRPr="003F1B82" w:rsidRDefault="00301E09" w:rsidP="005942A4">
            <w:pPr>
              <w:pStyle w:val="TableText"/>
            </w:pPr>
            <w:r w:rsidRPr="003F1B82">
              <w:t>1</w:t>
            </w:r>
            <w:r>
              <w:t>–</w:t>
            </w:r>
            <w:r w:rsidRPr="003F1B82">
              <w:t xml:space="preserve">7 </w:t>
            </w:r>
            <w:r w:rsidRPr="003F1B82">
              <w:rPr>
                <w:sz w:val="18"/>
                <w:szCs w:val="18"/>
              </w:rPr>
              <w:t>(1</w:t>
            </w:r>
            <w:r>
              <w:rPr>
                <w:sz w:val="18"/>
                <w:szCs w:val="18"/>
              </w:rPr>
              <w:t xml:space="preserve"> </w:t>
            </w:r>
            <w:r w:rsidRPr="003F1B82">
              <w:rPr>
                <w:sz w:val="18"/>
                <w:szCs w:val="18"/>
              </w:rPr>
              <w:t>= Sun, 2</w:t>
            </w:r>
            <w:r>
              <w:rPr>
                <w:sz w:val="18"/>
                <w:szCs w:val="18"/>
              </w:rPr>
              <w:t xml:space="preserve"> </w:t>
            </w:r>
            <w:r w:rsidRPr="003F1B82">
              <w:rPr>
                <w:sz w:val="18"/>
                <w:szCs w:val="18"/>
              </w:rPr>
              <w:t>= Mon, …)</w:t>
            </w:r>
          </w:p>
        </w:tc>
      </w:tr>
      <w:tr w:rsidR="00301E09" w:rsidTr="007A070A">
        <w:tc>
          <w:tcPr>
            <w:tcW w:w="2006" w:type="dxa"/>
            <w:vAlign w:val="center"/>
          </w:tcPr>
          <w:p w:rsidR="00301E09" w:rsidRPr="00112C61" w:rsidRDefault="00301E09" w:rsidP="00A3522F">
            <w:pPr>
              <w:pStyle w:val="TableText"/>
            </w:pPr>
            <w:r w:rsidRPr="00112C61">
              <w:t>DayOfYear</w:t>
            </w:r>
          </w:p>
        </w:tc>
        <w:tc>
          <w:tcPr>
            <w:tcW w:w="5760" w:type="dxa"/>
            <w:vAlign w:val="center"/>
          </w:tcPr>
          <w:p w:rsidR="00301E09" w:rsidRPr="00112C61" w:rsidRDefault="00301E09" w:rsidP="005942A4">
            <w:pPr>
              <w:pStyle w:val="TableText"/>
            </w:pPr>
            <w:r w:rsidRPr="00112C61">
              <w:t>1</w:t>
            </w:r>
            <w:r>
              <w:t>–</w:t>
            </w:r>
            <w:r w:rsidRPr="00112C61">
              <w:t>365</w:t>
            </w:r>
          </w:p>
        </w:tc>
      </w:tr>
      <w:tr w:rsidR="00301E09" w:rsidTr="007A070A">
        <w:tc>
          <w:tcPr>
            <w:tcW w:w="2006" w:type="dxa"/>
            <w:vAlign w:val="center"/>
          </w:tcPr>
          <w:p w:rsidR="00301E09" w:rsidRDefault="00301E09" w:rsidP="006B42DD">
            <w:pPr>
              <w:pStyle w:val="TableText"/>
            </w:pPr>
            <w:r>
              <w:t>Holiday</w:t>
            </w:r>
          </w:p>
        </w:tc>
        <w:tc>
          <w:tcPr>
            <w:tcW w:w="5760" w:type="dxa"/>
            <w:vAlign w:val="center"/>
          </w:tcPr>
          <w:p w:rsidR="00301E09" w:rsidRDefault="00301E09" w:rsidP="006B42DD">
            <w:pPr>
              <w:pStyle w:val="TableText"/>
            </w:pPr>
            <w:r>
              <w:t>0 if not. 1.0, 2.0, etc., for each type of holiday in model</w:t>
            </w:r>
          </w:p>
        </w:tc>
      </w:tr>
      <w:tr w:rsidR="00301E09" w:rsidTr="007A070A">
        <w:tc>
          <w:tcPr>
            <w:tcW w:w="2006" w:type="dxa"/>
            <w:vAlign w:val="center"/>
          </w:tcPr>
          <w:p w:rsidR="00301E09" w:rsidRDefault="00301E09" w:rsidP="00BD69E9">
            <w:pPr>
              <w:pStyle w:val="TableText"/>
            </w:pPr>
            <w:r>
              <w:t>DaylightSavings</w:t>
            </w:r>
          </w:p>
        </w:tc>
        <w:tc>
          <w:tcPr>
            <w:tcW w:w="5760" w:type="dxa"/>
            <w:vAlign w:val="center"/>
          </w:tcPr>
          <w:p w:rsidR="00301E09" w:rsidRDefault="00301E09" w:rsidP="00BD69E9">
            <w:pPr>
              <w:pStyle w:val="TableText"/>
            </w:pPr>
            <w:r>
              <w:t xml:space="preserve">0 or 1, 0 if not daylight savings time, 1 if daylight savings time </w:t>
            </w:r>
          </w:p>
        </w:tc>
      </w:tr>
      <w:tr w:rsidR="00301E09" w:rsidTr="007A070A">
        <w:tc>
          <w:tcPr>
            <w:tcW w:w="2006" w:type="dxa"/>
            <w:vAlign w:val="center"/>
          </w:tcPr>
          <w:p w:rsidR="00301E09" w:rsidRDefault="00301E09" w:rsidP="00BD69E9">
            <w:pPr>
              <w:pStyle w:val="TableText"/>
            </w:pPr>
            <w:r>
              <w:t>CurrentTime</w:t>
            </w:r>
          </w:p>
        </w:tc>
        <w:tc>
          <w:tcPr>
            <w:tcW w:w="5760" w:type="dxa"/>
            <w:vAlign w:val="center"/>
          </w:tcPr>
          <w:p w:rsidR="00301E09" w:rsidDel="00C31E6E" w:rsidRDefault="00301E09" w:rsidP="00BD69E9">
            <w:pPr>
              <w:pStyle w:val="TableText"/>
            </w:pPr>
            <w:r>
              <w:t>0.0-24.0, (fractional hours)</w:t>
            </w:r>
          </w:p>
        </w:tc>
      </w:tr>
      <w:tr w:rsidR="00301E09" w:rsidTr="007A070A">
        <w:tc>
          <w:tcPr>
            <w:tcW w:w="2006" w:type="dxa"/>
            <w:vAlign w:val="center"/>
          </w:tcPr>
          <w:p w:rsidR="00301E09" w:rsidRDefault="00301E09" w:rsidP="00BD69E9">
            <w:pPr>
              <w:pStyle w:val="TableText"/>
            </w:pPr>
            <w:r>
              <w:t>Hour</w:t>
            </w:r>
          </w:p>
        </w:tc>
        <w:tc>
          <w:tcPr>
            <w:tcW w:w="5760" w:type="dxa"/>
            <w:vAlign w:val="center"/>
          </w:tcPr>
          <w:p w:rsidR="00301E09" w:rsidDel="00C31E6E" w:rsidRDefault="00301E09" w:rsidP="00BD69E9">
            <w:pPr>
              <w:pStyle w:val="TableText"/>
            </w:pPr>
            <w:r>
              <w:t>0–23 (whole hours only)</w:t>
            </w:r>
          </w:p>
        </w:tc>
      </w:tr>
      <w:tr w:rsidR="00301E09" w:rsidTr="007A070A">
        <w:tc>
          <w:tcPr>
            <w:tcW w:w="2006" w:type="dxa"/>
            <w:vAlign w:val="center"/>
          </w:tcPr>
          <w:p w:rsidR="00301E09" w:rsidRDefault="00301E09" w:rsidP="00BD69E9">
            <w:pPr>
              <w:pStyle w:val="TableText"/>
            </w:pPr>
            <w:r>
              <w:t>Minute</w:t>
            </w:r>
          </w:p>
        </w:tc>
        <w:tc>
          <w:tcPr>
            <w:tcW w:w="5760" w:type="dxa"/>
            <w:vAlign w:val="center"/>
          </w:tcPr>
          <w:p w:rsidR="00301E09" w:rsidRDefault="00301E09" w:rsidP="00BD69E9">
            <w:pPr>
              <w:pStyle w:val="TableText"/>
            </w:pPr>
            <w:r>
              <w:t>1.0–60.0 (fractional minutes)</w:t>
            </w:r>
          </w:p>
        </w:tc>
      </w:tr>
      <w:tr w:rsidR="00301E09" w:rsidTr="007A070A">
        <w:tc>
          <w:tcPr>
            <w:tcW w:w="2006" w:type="dxa"/>
            <w:vAlign w:val="center"/>
          </w:tcPr>
          <w:p w:rsidR="00301E09" w:rsidRDefault="00301E09" w:rsidP="006B42DD">
            <w:pPr>
              <w:pStyle w:val="TableText"/>
            </w:pPr>
            <w:r>
              <w:t>True</w:t>
            </w:r>
          </w:p>
        </w:tc>
        <w:tc>
          <w:tcPr>
            <w:tcW w:w="5760" w:type="dxa"/>
            <w:vAlign w:val="center"/>
          </w:tcPr>
          <w:p w:rsidR="00301E09" w:rsidRDefault="00301E09" w:rsidP="006B42DD">
            <w:pPr>
              <w:pStyle w:val="TableText"/>
            </w:pPr>
            <w:r>
              <w:t>1.0</w:t>
            </w:r>
          </w:p>
        </w:tc>
      </w:tr>
      <w:tr w:rsidR="00301E09" w:rsidTr="007A070A">
        <w:tc>
          <w:tcPr>
            <w:tcW w:w="2006" w:type="dxa"/>
            <w:vAlign w:val="center"/>
          </w:tcPr>
          <w:p w:rsidR="00301E09" w:rsidRDefault="00301E09" w:rsidP="006B42DD">
            <w:pPr>
              <w:pStyle w:val="TableText"/>
            </w:pPr>
            <w:r>
              <w:t>False</w:t>
            </w:r>
          </w:p>
        </w:tc>
        <w:tc>
          <w:tcPr>
            <w:tcW w:w="5760" w:type="dxa"/>
            <w:vAlign w:val="center"/>
          </w:tcPr>
          <w:p w:rsidR="00301E09" w:rsidRDefault="00301E09" w:rsidP="006B42DD">
            <w:pPr>
              <w:pStyle w:val="TableText"/>
            </w:pPr>
            <w:r>
              <w:t>0.0</w:t>
            </w:r>
          </w:p>
        </w:tc>
      </w:tr>
      <w:tr w:rsidR="00301E09" w:rsidTr="007A070A">
        <w:tc>
          <w:tcPr>
            <w:tcW w:w="2006" w:type="dxa"/>
            <w:vAlign w:val="center"/>
          </w:tcPr>
          <w:p w:rsidR="00301E09" w:rsidRDefault="00301E09" w:rsidP="006B42DD">
            <w:pPr>
              <w:pStyle w:val="TableText"/>
            </w:pPr>
            <w:r>
              <w:t>On</w:t>
            </w:r>
          </w:p>
        </w:tc>
        <w:tc>
          <w:tcPr>
            <w:tcW w:w="5760" w:type="dxa"/>
            <w:vAlign w:val="center"/>
          </w:tcPr>
          <w:p w:rsidR="00301E09" w:rsidRDefault="00301E09" w:rsidP="006B42DD">
            <w:pPr>
              <w:pStyle w:val="TableText"/>
            </w:pPr>
            <w:r>
              <w:t>1.0</w:t>
            </w:r>
          </w:p>
        </w:tc>
      </w:tr>
      <w:tr w:rsidR="00301E09" w:rsidTr="007A070A">
        <w:tc>
          <w:tcPr>
            <w:tcW w:w="2006" w:type="dxa"/>
            <w:vAlign w:val="center"/>
          </w:tcPr>
          <w:p w:rsidR="00301E09" w:rsidRDefault="00301E09" w:rsidP="006B42DD">
            <w:pPr>
              <w:pStyle w:val="TableText"/>
            </w:pPr>
            <w:r>
              <w:t>Off</w:t>
            </w:r>
          </w:p>
        </w:tc>
        <w:tc>
          <w:tcPr>
            <w:tcW w:w="5760" w:type="dxa"/>
            <w:vAlign w:val="center"/>
          </w:tcPr>
          <w:p w:rsidR="00301E09" w:rsidRDefault="00301E09" w:rsidP="006B42DD">
            <w:pPr>
              <w:pStyle w:val="TableText"/>
            </w:pPr>
            <w:r>
              <w:t>0.0</w:t>
            </w:r>
          </w:p>
        </w:tc>
      </w:tr>
      <w:tr w:rsidR="00301E09" w:rsidTr="007A070A">
        <w:tc>
          <w:tcPr>
            <w:tcW w:w="2006" w:type="dxa"/>
            <w:vAlign w:val="center"/>
          </w:tcPr>
          <w:p w:rsidR="00301E09" w:rsidRDefault="00301E09" w:rsidP="006B42DD">
            <w:pPr>
              <w:pStyle w:val="TableText"/>
            </w:pPr>
            <w:r>
              <w:t>PI</w:t>
            </w:r>
          </w:p>
        </w:tc>
        <w:tc>
          <w:tcPr>
            <w:tcW w:w="5760" w:type="dxa"/>
            <w:vAlign w:val="center"/>
          </w:tcPr>
          <w:p w:rsidR="00301E09" w:rsidRDefault="00301E09" w:rsidP="006B42DD">
            <w:pPr>
              <w:pStyle w:val="TableText"/>
            </w:pPr>
            <w:r>
              <w:t>3.14159265358979</w:t>
            </w:r>
          </w:p>
        </w:tc>
      </w:tr>
      <w:tr w:rsidR="00301E09" w:rsidTr="007A070A">
        <w:tc>
          <w:tcPr>
            <w:tcW w:w="2006" w:type="dxa"/>
            <w:vAlign w:val="center"/>
          </w:tcPr>
          <w:p w:rsidR="00301E09" w:rsidRDefault="00301E09" w:rsidP="00FE741B">
            <w:pPr>
              <w:pStyle w:val="TableText"/>
            </w:pPr>
            <w:r w:rsidRPr="00DD1BDD">
              <w:t>SunIsUp</w:t>
            </w:r>
          </w:p>
        </w:tc>
        <w:tc>
          <w:tcPr>
            <w:tcW w:w="5760" w:type="dxa"/>
            <w:vAlign w:val="center"/>
          </w:tcPr>
          <w:p w:rsidR="00301E09" w:rsidRDefault="00301E09" w:rsidP="00FE741B">
            <w:pPr>
              <w:pStyle w:val="TableText"/>
            </w:pPr>
            <w:r>
              <w:t>0 (= no) or 1 (= yes)</w:t>
            </w:r>
          </w:p>
        </w:tc>
      </w:tr>
      <w:tr w:rsidR="00301E09" w:rsidTr="007A070A">
        <w:tc>
          <w:tcPr>
            <w:tcW w:w="2006" w:type="dxa"/>
            <w:vAlign w:val="center"/>
          </w:tcPr>
          <w:p w:rsidR="00301E09" w:rsidRDefault="00301E09" w:rsidP="00FE741B">
            <w:pPr>
              <w:pStyle w:val="TableText"/>
            </w:pPr>
            <w:r w:rsidRPr="006B42DD">
              <w:t>IsRaining</w:t>
            </w:r>
          </w:p>
        </w:tc>
        <w:tc>
          <w:tcPr>
            <w:tcW w:w="5760" w:type="dxa"/>
            <w:vAlign w:val="center"/>
          </w:tcPr>
          <w:p w:rsidR="00301E09" w:rsidRDefault="00301E09" w:rsidP="00FE741B">
            <w:pPr>
              <w:pStyle w:val="TableText"/>
            </w:pPr>
            <w:r>
              <w:t>0 (= no) or 1 (= yes)</w:t>
            </w:r>
          </w:p>
        </w:tc>
      </w:tr>
      <w:tr w:rsidR="00301E09" w:rsidTr="007A070A">
        <w:tc>
          <w:tcPr>
            <w:tcW w:w="2006" w:type="dxa"/>
            <w:vAlign w:val="center"/>
          </w:tcPr>
          <w:p w:rsidR="00301E09" w:rsidRPr="006B42DD" w:rsidRDefault="00301E09" w:rsidP="00FE741B">
            <w:pPr>
              <w:pStyle w:val="TableText"/>
            </w:pPr>
            <w:r>
              <w:t>ZoneTimeStep</w:t>
            </w:r>
          </w:p>
        </w:tc>
        <w:tc>
          <w:tcPr>
            <w:tcW w:w="5760" w:type="dxa"/>
            <w:vAlign w:val="center"/>
          </w:tcPr>
          <w:p w:rsidR="00301E09" w:rsidRDefault="00301E09" w:rsidP="00FE741B">
            <w:pPr>
              <w:pStyle w:val="TableText"/>
            </w:pPr>
            <w:r>
              <w:t>Durating of the zone timestep in hours</w:t>
            </w:r>
          </w:p>
        </w:tc>
      </w:tr>
      <w:tr w:rsidR="00301E09" w:rsidTr="007A070A">
        <w:tc>
          <w:tcPr>
            <w:tcW w:w="2006" w:type="dxa"/>
            <w:vAlign w:val="center"/>
          </w:tcPr>
          <w:p w:rsidR="00301E09" w:rsidRPr="006B42DD" w:rsidRDefault="00301E09" w:rsidP="00FE741B">
            <w:pPr>
              <w:pStyle w:val="TableText"/>
            </w:pPr>
            <w:r>
              <w:t>SystemTimeStep</w:t>
            </w:r>
          </w:p>
        </w:tc>
        <w:tc>
          <w:tcPr>
            <w:tcW w:w="5760" w:type="dxa"/>
            <w:vAlign w:val="center"/>
          </w:tcPr>
          <w:p w:rsidR="00301E09" w:rsidRDefault="00301E09" w:rsidP="00FE741B">
            <w:pPr>
              <w:pStyle w:val="TableText"/>
            </w:pPr>
            <w:r>
              <w:t>Current duration of the system timestep in hours</w:t>
            </w:r>
          </w:p>
        </w:tc>
      </w:tr>
      <w:tr w:rsidR="00301E09" w:rsidTr="007A070A">
        <w:tc>
          <w:tcPr>
            <w:tcW w:w="2006" w:type="dxa"/>
            <w:vAlign w:val="center"/>
          </w:tcPr>
          <w:p w:rsidR="00301E09" w:rsidRDefault="00301E09" w:rsidP="00FE741B">
            <w:pPr>
              <w:pStyle w:val="TableText"/>
            </w:pPr>
            <w:r>
              <w:t>CurrentEnvironment</w:t>
            </w:r>
          </w:p>
        </w:tc>
        <w:tc>
          <w:tcPr>
            <w:tcW w:w="5760" w:type="dxa"/>
            <w:vAlign w:val="center"/>
          </w:tcPr>
          <w:p w:rsidR="00301E09" w:rsidRDefault="00301E09" w:rsidP="00FE741B">
            <w:pPr>
              <w:pStyle w:val="TableText"/>
            </w:pPr>
            <w:r>
              <w:t xml:space="preserve">Integer index for the current environment period (sizing </w:t>
            </w:r>
            <w:r>
              <w:lastRenderedPageBreak/>
              <w:t>periods and run periods accumulate throughout the run)</w:t>
            </w:r>
          </w:p>
        </w:tc>
      </w:tr>
      <w:tr w:rsidR="00301E09" w:rsidTr="007A070A">
        <w:tc>
          <w:tcPr>
            <w:tcW w:w="2006" w:type="dxa"/>
            <w:vAlign w:val="center"/>
          </w:tcPr>
          <w:p w:rsidR="00301E09" w:rsidRPr="006B42DD" w:rsidRDefault="00301E09" w:rsidP="00FE741B">
            <w:pPr>
              <w:pStyle w:val="TableText"/>
            </w:pPr>
            <w:r>
              <w:lastRenderedPageBreak/>
              <w:t>Null</w:t>
            </w:r>
          </w:p>
        </w:tc>
        <w:tc>
          <w:tcPr>
            <w:tcW w:w="5760" w:type="dxa"/>
            <w:vAlign w:val="center"/>
          </w:tcPr>
          <w:p w:rsidR="00301E09" w:rsidRDefault="00301E09" w:rsidP="00FE741B">
            <w:pPr>
              <w:pStyle w:val="TableText"/>
            </w:pPr>
            <w:r>
              <w:t>Special structure that stops an actuator from overriding control</w:t>
            </w:r>
          </w:p>
        </w:tc>
      </w:tr>
      <w:tr w:rsidR="007A070A" w:rsidTr="007A070A">
        <w:tc>
          <w:tcPr>
            <w:tcW w:w="2006" w:type="dxa"/>
            <w:vAlign w:val="center"/>
          </w:tcPr>
          <w:p w:rsidR="007A070A" w:rsidRDefault="007A070A" w:rsidP="00FE741B">
            <w:pPr>
              <w:pStyle w:val="TableText"/>
            </w:pPr>
            <w:r>
              <w:t>ActualDateAndTime</w:t>
            </w:r>
          </w:p>
        </w:tc>
        <w:tc>
          <w:tcPr>
            <w:tcW w:w="5760" w:type="dxa"/>
            <w:vAlign w:val="center"/>
          </w:tcPr>
          <w:p w:rsidR="007A070A" w:rsidRDefault="007A070A" w:rsidP="00FE741B">
            <w:pPr>
              <w:pStyle w:val="TableText"/>
            </w:pPr>
            <w:r>
              <w:t>A simple sum of the values of the date/time function. Could be used in random seeding.</w:t>
            </w:r>
          </w:p>
        </w:tc>
      </w:tr>
      <w:tr w:rsidR="007A070A" w:rsidTr="007A070A">
        <w:tc>
          <w:tcPr>
            <w:tcW w:w="2006" w:type="dxa"/>
            <w:vAlign w:val="center"/>
          </w:tcPr>
          <w:p w:rsidR="007A070A" w:rsidRDefault="007A070A" w:rsidP="00FE741B">
            <w:pPr>
              <w:pStyle w:val="TableText"/>
            </w:pPr>
            <w:r>
              <w:t>ActualTime</w:t>
            </w:r>
          </w:p>
        </w:tc>
        <w:tc>
          <w:tcPr>
            <w:tcW w:w="5760" w:type="dxa"/>
            <w:vAlign w:val="center"/>
          </w:tcPr>
          <w:p w:rsidR="007A070A" w:rsidRDefault="007A070A" w:rsidP="007A070A">
            <w:pPr>
              <w:pStyle w:val="TableText"/>
            </w:pPr>
            <w:r>
              <w:t>A simple sum of the values of the time part of the date/time function. Could be used in random seeding.</w:t>
            </w:r>
          </w:p>
        </w:tc>
      </w:tr>
    </w:tbl>
    <w:p w:rsidR="00301E09" w:rsidRDefault="00301E09" w:rsidP="00ED1335">
      <w:pPr>
        <w:pStyle w:val="Heading3"/>
      </w:pPr>
      <w:bookmarkStart w:id="15" w:name="_Toc367348151"/>
      <w:r>
        <w:t>Trend Variables</w:t>
      </w:r>
      <w:bookmarkEnd w:id="15"/>
      <w:r>
        <w:t xml:space="preserve"> </w:t>
      </w:r>
    </w:p>
    <w:p w:rsidR="00301E09" w:rsidRDefault="00301E09" w:rsidP="00233705">
      <w:pPr>
        <w:pStyle w:val="BodyText"/>
        <w:spacing w:after="180"/>
      </w:pPr>
      <w:r>
        <w:t xml:space="preserve">Trend variables are used to log data over time. They hold the history of Erl variables from previous zone timesteps. You create trend variables with an EnergyManagementSystem:TrendVariable input object,  each of which declares a user-defined Erl trend variable and maps it to a global Erl variable for logging. </w:t>
      </w:r>
    </w:p>
    <w:p w:rsidR="00301E09" w:rsidRDefault="00301E09" w:rsidP="00C15621">
      <w:pPr>
        <w:pStyle w:val="BodyText"/>
        <w:spacing w:after="180"/>
      </w:pPr>
      <w:r>
        <w:t xml:space="preserve">Trend variables are also used to store the history of Erl variables. The trend input includes the number of timesteps that are to be logged. The logging of data is first-in-first-out, meaning that the oldest data are pushed out the back of the log to make room for the most recent data. The zone timestep is used as the (constant) increment of time between different elements in the log and this value, in fractional hours, is available in the ZoneTimeStep built-in variable. </w:t>
      </w:r>
    </w:p>
    <w:p w:rsidR="00301E09" w:rsidRDefault="00301E09" w:rsidP="00835D8F">
      <w:pPr>
        <w:pStyle w:val="BodyText"/>
      </w:pPr>
      <w:r>
        <w:t xml:space="preserve">Trend variables differ from other Erl variables in that they can be used only through the built-in trend functions (see </w:t>
      </w:r>
      <w:r>
        <w:fldChar w:fldCharType="begin"/>
      </w:r>
      <w:r>
        <w:instrText xml:space="preserve"> REF _Ref229232728 \h </w:instrText>
      </w:r>
      <w:r>
        <w:fldChar w:fldCharType="separate"/>
      </w:r>
      <w:r w:rsidR="00B03493">
        <w:t xml:space="preserve">Table </w:t>
      </w:r>
      <w:r w:rsidR="00B03493">
        <w:rPr>
          <w:noProof/>
        </w:rPr>
        <w:t>6</w:t>
      </w:r>
      <w:r>
        <w:fldChar w:fldCharType="end"/>
      </w:r>
      <w:r>
        <w:t xml:space="preserve">). Trend functions provide a number of ways to analyze trend data and extract data from the log. There are functions to obtain the maximum, minimum, average, and sum of logged data. There is a function to obtain the rate of change in the data. All the trend functions include an argument for a log index. This index tells the function how far back in time to go when evaluating. </w:t>
      </w:r>
    </w:p>
    <w:p w:rsidR="00301E09" w:rsidRDefault="00301E09" w:rsidP="00835D8F">
      <w:pPr>
        <w:pStyle w:val="Heading2"/>
      </w:pPr>
      <w:bookmarkStart w:id="16" w:name="_Toc367348152"/>
      <w:r>
        <w:t>Expressions</w:t>
      </w:r>
      <w:bookmarkEnd w:id="16"/>
    </w:p>
    <w:p w:rsidR="00301E09" w:rsidRDefault="00301E09" w:rsidP="00233705">
      <w:pPr>
        <w:pStyle w:val="BodyText"/>
        <w:spacing w:after="180"/>
      </w:pPr>
      <w:r>
        <w:t xml:space="preserve">An expression is a sequence of variables and/or constants linked together by operators. An expression is always evaluated to a single value. </w:t>
      </w:r>
    </w:p>
    <w:p w:rsidR="00301E09" w:rsidRDefault="00301E09" w:rsidP="00233705">
      <w:pPr>
        <w:pStyle w:val="BodyText"/>
        <w:spacing w:after="120"/>
      </w:pPr>
      <w:r>
        <w:t xml:space="preserve">The rules for expressions are: </w:t>
      </w:r>
    </w:p>
    <w:p w:rsidR="00301E09" w:rsidRDefault="00301E09" w:rsidP="00233705">
      <w:pPr>
        <w:pStyle w:val="BodyText"/>
        <w:numPr>
          <w:ilvl w:val="0"/>
          <w:numId w:val="15"/>
        </w:numPr>
        <w:spacing w:after="120"/>
      </w:pPr>
      <w:r>
        <w:t>An expression is a sequence of variables and/or constants linked by operators.</w:t>
      </w:r>
    </w:p>
    <w:p w:rsidR="00301E09" w:rsidRDefault="00301E09" w:rsidP="00233705">
      <w:pPr>
        <w:pStyle w:val="BodyText"/>
        <w:numPr>
          <w:ilvl w:val="0"/>
          <w:numId w:val="15"/>
        </w:numPr>
        <w:spacing w:after="120"/>
      </w:pPr>
      <w:r>
        <w:t>Expressions always evaluate to a single value.</w:t>
      </w:r>
    </w:p>
    <w:p w:rsidR="00301E09" w:rsidRDefault="00301E09" w:rsidP="00233705">
      <w:pPr>
        <w:pStyle w:val="BodyText"/>
        <w:numPr>
          <w:ilvl w:val="0"/>
          <w:numId w:val="15"/>
        </w:numPr>
        <w:spacing w:after="120"/>
      </w:pPr>
      <w:r>
        <w:t>Comparison operators evaluate to 1.0 for “true” or 0.0 for “false.”</w:t>
      </w:r>
    </w:p>
    <w:p w:rsidR="00301E09" w:rsidRDefault="00301E09" w:rsidP="00233705">
      <w:pPr>
        <w:pStyle w:val="BodyText"/>
        <w:numPr>
          <w:ilvl w:val="0"/>
          <w:numId w:val="15"/>
        </w:numPr>
        <w:spacing w:after="180"/>
      </w:pPr>
      <w:r>
        <w:t xml:space="preserve">Compound expressions are allowed and can be organized with parentheses. </w:t>
      </w:r>
    </w:p>
    <w:p w:rsidR="00301E09" w:rsidRDefault="00301E09" w:rsidP="00233705">
      <w:pPr>
        <w:pStyle w:val="BodyText"/>
        <w:spacing w:after="180"/>
      </w:pPr>
      <w:r>
        <w:t xml:space="preserve">The operators shown in </w:t>
      </w:r>
      <w:r>
        <w:fldChar w:fldCharType="begin"/>
      </w:r>
      <w:r>
        <w:instrText xml:space="preserve"> REF _Ref232821050 \h </w:instrText>
      </w:r>
      <w:r>
        <w:fldChar w:fldCharType="separate"/>
      </w:r>
      <w:r w:rsidR="00B03493">
        <w:t xml:space="preserve">Table </w:t>
      </w:r>
      <w:r w:rsidR="00B03493">
        <w:rPr>
          <w:noProof/>
        </w:rPr>
        <w:t>3</w:t>
      </w:r>
      <w:r>
        <w:fldChar w:fldCharType="end"/>
      </w:r>
      <w:r>
        <w:t xml:space="preserve"> are available for use in Erl programs. </w:t>
      </w:r>
    </w:p>
    <w:p w:rsidR="00301E09" w:rsidRDefault="00301E09" w:rsidP="00233705">
      <w:pPr>
        <w:pStyle w:val="Caption"/>
        <w:spacing w:after="120"/>
      </w:pPr>
      <w:bookmarkStart w:id="17" w:name="_Ref232821050"/>
      <w:bookmarkStart w:id="18" w:name="_Toc367348153"/>
      <w:r>
        <w:t xml:space="preserve">Table </w:t>
      </w:r>
      <w:r w:rsidR="00B03493">
        <w:fldChar w:fldCharType="begin"/>
      </w:r>
      <w:r w:rsidR="00B03493">
        <w:instrText xml:space="preserve"> SEQ Table \* ARABIC </w:instrText>
      </w:r>
      <w:r w:rsidR="00B03493">
        <w:fldChar w:fldCharType="separate"/>
      </w:r>
      <w:r w:rsidR="00B03493">
        <w:rPr>
          <w:noProof/>
        </w:rPr>
        <w:t>3</w:t>
      </w:r>
      <w:r w:rsidR="00B03493">
        <w:rPr>
          <w:noProof/>
        </w:rPr>
        <w:fldChar w:fldCharType="end"/>
      </w:r>
      <w:bookmarkEnd w:id="17"/>
      <w:r>
        <w:t>. Operators for Erl</w:t>
      </w:r>
      <w:bookmarkEnd w:id="18"/>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1"/>
        <w:gridCol w:w="2420"/>
        <w:gridCol w:w="1759"/>
        <w:gridCol w:w="2898"/>
      </w:tblGrid>
      <w:tr w:rsidR="00301E09" w:rsidTr="00233705">
        <w:tc>
          <w:tcPr>
            <w:tcW w:w="1221" w:type="dxa"/>
            <w:vAlign w:val="center"/>
          </w:tcPr>
          <w:p w:rsidR="00301E09" w:rsidRDefault="00301E09" w:rsidP="00835D8F">
            <w:pPr>
              <w:pStyle w:val="TableHeader"/>
            </w:pPr>
            <w:r>
              <w:t>Operator Symbol</w:t>
            </w:r>
          </w:p>
        </w:tc>
        <w:tc>
          <w:tcPr>
            <w:tcW w:w="2420" w:type="dxa"/>
            <w:vAlign w:val="center"/>
          </w:tcPr>
          <w:p w:rsidR="00301E09" w:rsidRDefault="00301E09" w:rsidP="00835D8F">
            <w:pPr>
              <w:pStyle w:val="TableHeader"/>
            </w:pPr>
            <w:r>
              <w:t>Description</w:t>
            </w:r>
          </w:p>
        </w:tc>
        <w:tc>
          <w:tcPr>
            <w:tcW w:w="1759" w:type="dxa"/>
            <w:vAlign w:val="center"/>
          </w:tcPr>
          <w:p w:rsidR="00301E09" w:rsidRDefault="00301E09" w:rsidP="00835D8F">
            <w:pPr>
              <w:pStyle w:val="TableHeader"/>
            </w:pPr>
            <w:r>
              <w:t>Evaluation Order</w:t>
            </w:r>
          </w:p>
        </w:tc>
        <w:tc>
          <w:tcPr>
            <w:tcW w:w="2898" w:type="dxa"/>
            <w:vAlign w:val="center"/>
          </w:tcPr>
          <w:p w:rsidR="00301E09" w:rsidRDefault="00301E09" w:rsidP="00835D8F">
            <w:pPr>
              <w:pStyle w:val="TableHeader"/>
            </w:pPr>
            <w:r>
              <w:t>Example</w:t>
            </w:r>
          </w:p>
        </w:tc>
      </w:tr>
      <w:tr w:rsidR="00301E09" w:rsidTr="00233705">
        <w:tc>
          <w:tcPr>
            <w:tcW w:w="1221" w:type="dxa"/>
            <w:vAlign w:val="center"/>
          </w:tcPr>
          <w:p w:rsidR="00301E09" w:rsidRDefault="00301E09" w:rsidP="00D101F2">
            <w:pPr>
              <w:pStyle w:val="TableText"/>
              <w:jc w:val="center"/>
            </w:pPr>
            <w:r>
              <w:t>( )</w:t>
            </w:r>
          </w:p>
        </w:tc>
        <w:tc>
          <w:tcPr>
            <w:tcW w:w="2420" w:type="dxa"/>
            <w:vAlign w:val="center"/>
          </w:tcPr>
          <w:p w:rsidR="00301E09" w:rsidRDefault="00301E09" w:rsidP="00233705">
            <w:pPr>
              <w:pStyle w:val="TableText"/>
            </w:pPr>
            <w:r>
              <w:t>Parentheses</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7D7516">
            <w:pPr>
              <w:pStyle w:val="TableText"/>
            </w:pPr>
            <w:r>
              <w:t>SET z = 23/(3 + 2)</w:t>
            </w:r>
          </w:p>
        </w:tc>
      </w:tr>
      <w:tr w:rsidR="00301E09" w:rsidTr="00233705">
        <w:tc>
          <w:tcPr>
            <w:tcW w:w="1221" w:type="dxa"/>
            <w:vAlign w:val="center"/>
          </w:tcPr>
          <w:p w:rsidR="00301E09" w:rsidRDefault="00301E09" w:rsidP="00D101F2">
            <w:pPr>
              <w:pStyle w:val="TableText"/>
              <w:jc w:val="center"/>
            </w:pPr>
            <w:r>
              <w:t>+</w:t>
            </w:r>
          </w:p>
        </w:tc>
        <w:tc>
          <w:tcPr>
            <w:tcW w:w="2420" w:type="dxa"/>
            <w:vAlign w:val="center"/>
          </w:tcPr>
          <w:p w:rsidR="00301E09" w:rsidRDefault="00301E09" w:rsidP="00D101F2">
            <w:pPr>
              <w:pStyle w:val="TableText"/>
            </w:pPr>
            <w:r>
              <w:t>Addition</w:t>
            </w:r>
          </w:p>
        </w:tc>
        <w:tc>
          <w:tcPr>
            <w:tcW w:w="1759" w:type="dxa"/>
            <w:vAlign w:val="center"/>
          </w:tcPr>
          <w:p w:rsidR="00301E09" w:rsidRDefault="00301E09" w:rsidP="00823EA8">
            <w:pPr>
              <w:pStyle w:val="TableText"/>
              <w:jc w:val="center"/>
            </w:pPr>
            <w:r>
              <w:t>right-to-left</w:t>
            </w:r>
          </w:p>
        </w:tc>
        <w:tc>
          <w:tcPr>
            <w:tcW w:w="2898" w:type="dxa"/>
            <w:vAlign w:val="center"/>
          </w:tcPr>
          <w:p w:rsidR="00301E09" w:rsidRDefault="00301E09" w:rsidP="00D101F2">
            <w:pPr>
              <w:pStyle w:val="TableText"/>
            </w:pPr>
            <w:r>
              <w:t>SET a = 4 + 5</w:t>
            </w:r>
          </w:p>
        </w:tc>
      </w:tr>
      <w:tr w:rsidR="00301E09" w:rsidTr="00233705">
        <w:tc>
          <w:tcPr>
            <w:tcW w:w="1221" w:type="dxa"/>
            <w:vAlign w:val="center"/>
          </w:tcPr>
          <w:p w:rsidR="00301E09" w:rsidRDefault="00301E09" w:rsidP="00835D8F">
            <w:pPr>
              <w:pStyle w:val="TableText"/>
              <w:jc w:val="center"/>
            </w:pPr>
            <w:r>
              <w:t>-</w:t>
            </w:r>
          </w:p>
        </w:tc>
        <w:tc>
          <w:tcPr>
            <w:tcW w:w="2420" w:type="dxa"/>
            <w:vAlign w:val="center"/>
          </w:tcPr>
          <w:p w:rsidR="00301E09" w:rsidRDefault="00301E09" w:rsidP="00835D8F">
            <w:pPr>
              <w:pStyle w:val="TableText"/>
            </w:pPr>
            <w:r>
              <w:t>Subtraction</w:t>
            </w:r>
          </w:p>
        </w:tc>
        <w:tc>
          <w:tcPr>
            <w:tcW w:w="1759" w:type="dxa"/>
            <w:vAlign w:val="center"/>
          </w:tcPr>
          <w:p w:rsidR="00301E09" w:rsidRDefault="00301E09" w:rsidP="00823EA8">
            <w:pPr>
              <w:pStyle w:val="TableText"/>
              <w:jc w:val="center"/>
            </w:pPr>
            <w:r>
              <w:t>right-to-left</w:t>
            </w:r>
          </w:p>
        </w:tc>
        <w:tc>
          <w:tcPr>
            <w:tcW w:w="2898" w:type="dxa"/>
            <w:vAlign w:val="center"/>
          </w:tcPr>
          <w:p w:rsidR="00301E09" w:rsidRDefault="00301E09" w:rsidP="00835D8F">
            <w:pPr>
              <w:pStyle w:val="TableText"/>
            </w:pPr>
            <w:r>
              <w:t>SET b = a - 3</w:t>
            </w:r>
          </w:p>
        </w:tc>
      </w:tr>
      <w:tr w:rsidR="00301E09" w:rsidTr="00233705">
        <w:tc>
          <w:tcPr>
            <w:tcW w:w="1221" w:type="dxa"/>
            <w:vAlign w:val="center"/>
          </w:tcPr>
          <w:p w:rsidR="00301E09" w:rsidRDefault="00301E09" w:rsidP="00835D8F">
            <w:pPr>
              <w:pStyle w:val="TableText"/>
              <w:jc w:val="center"/>
            </w:pPr>
            <w:r>
              <w:t>*</w:t>
            </w:r>
          </w:p>
        </w:tc>
        <w:tc>
          <w:tcPr>
            <w:tcW w:w="2420" w:type="dxa"/>
            <w:vAlign w:val="center"/>
          </w:tcPr>
          <w:p w:rsidR="00301E09" w:rsidRDefault="00301E09" w:rsidP="00835D8F">
            <w:pPr>
              <w:pStyle w:val="TableText"/>
            </w:pPr>
            <w:r>
              <w:t>Multiplication</w:t>
            </w:r>
          </w:p>
        </w:tc>
        <w:tc>
          <w:tcPr>
            <w:tcW w:w="1759" w:type="dxa"/>
            <w:vAlign w:val="center"/>
          </w:tcPr>
          <w:p w:rsidR="00301E09" w:rsidRDefault="00301E09" w:rsidP="00823EA8">
            <w:pPr>
              <w:pStyle w:val="TableText"/>
              <w:jc w:val="center"/>
            </w:pPr>
            <w:r>
              <w:t>right-to-left</w:t>
            </w:r>
          </w:p>
        </w:tc>
        <w:tc>
          <w:tcPr>
            <w:tcW w:w="2898" w:type="dxa"/>
            <w:vAlign w:val="center"/>
          </w:tcPr>
          <w:p w:rsidR="00301E09" w:rsidRDefault="00301E09" w:rsidP="00835D8F">
            <w:pPr>
              <w:pStyle w:val="TableText"/>
            </w:pPr>
            <w:r>
              <w:t>SET c = a * b</w:t>
            </w:r>
          </w:p>
        </w:tc>
      </w:tr>
      <w:tr w:rsidR="00301E09" w:rsidTr="00233705">
        <w:tc>
          <w:tcPr>
            <w:tcW w:w="1221" w:type="dxa"/>
            <w:vAlign w:val="center"/>
          </w:tcPr>
          <w:p w:rsidR="00301E09" w:rsidRDefault="00301E09" w:rsidP="00835D8F">
            <w:pPr>
              <w:pStyle w:val="TableText"/>
              <w:jc w:val="center"/>
            </w:pPr>
            <w:r>
              <w:t>/</w:t>
            </w:r>
          </w:p>
        </w:tc>
        <w:tc>
          <w:tcPr>
            <w:tcW w:w="2420" w:type="dxa"/>
            <w:vAlign w:val="center"/>
          </w:tcPr>
          <w:p w:rsidR="00301E09" w:rsidRDefault="00301E09" w:rsidP="00835D8F">
            <w:pPr>
              <w:pStyle w:val="TableText"/>
            </w:pPr>
            <w:r>
              <w:t>Division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7D7516">
            <w:pPr>
              <w:pStyle w:val="TableText"/>
            </w:pPr>
            <w:r>
              <w:t>SET d = b/a</w:t>
            </w:r>
          </w:p>
        </w:tc>
      </w:tr>
      <w:tr w:rsidR="00301E09" w:rsidTr="00233705">
        <w:tc>
          <w:tcPr>
            <w:tcW w:w="1221" w:type="dxa"/>
            <w:vAlign w:val="center"/>
          </w:tcPr>
          <w:p w:rsidR="00301E09" w:rsidRPr="00862E93" w:rsidRDefault="00301E09" w:rsidP="00835D8F">
            <w:pPr>
              <w:pStyle w:val="TableText"/>
              <w:jc w:val="center"/>
            </w:pPr>
            <w:r w:rsidRPr="00862E93">
              <w:t>^</w:t>
            </w:r>
          </w:p>
        </w:tc>
        <w:tc>
          <w:tcPr>
            <w:tcW w:w="2420" w:type="dxa"/>
            <w:vAlign w:val="center"/>
          </w:tcPr>
          <w:p w:rsidR="00301E09" w:rsidRPr="00862E93" w:rsidRDefault="00301E09" w:rsidP="00835D8F">
            <w:pPr>
              <w:pStyle w:val="TableText"/>
            </w:pPr>
            <w:r>
              <w:t>Raise to a power</w:t>
            </w:r>
          </w:p>
        </w:tc>
        <w:tc>
          <w:tcPr>
            <w:tcW w:w="1759" w:type="dxa"/>
            <w:vAlign w:val="center"/>
          </w:tcPr>
          <w:p w:rsidR="00301E09" w:rsidRPr="00862E93" w:rsidRDefault="00301E09" w:rsidP="00823EA8">
            <w:pPr>
              <w:pStyle w:val="TableText"/>
              <w:jc w:val="center"/>
            </w:pPr>
            <w:r w:rsidRPr="00862E93">
              <w:t>left-to-right</w:t>
            </w:r>
          </w:p>
        </w:tc>
        <w:tc>
          <w:tcPr>
            <w:tcW w:w="2898" w:type="dxa"/>
            <w:vAlign w:val="center"/>
          </w:tcPr>
          <w:p w:rsidR="00301E09" w:rsidRPr="00862E93" w:rsidRDefault="00301E09" w:rsidP="00835D8F">
            <w:pPr>
              <w:pStyle w:val="TableText"/>
            </w:pPr>
            <w:r w:rsidRPr="00862E93">
              <w:t>SET e = c ^ 0.5</w:t>
            </w:r>
          </w:p>
        </w:tc>
      </w:tr>
      <w:tr w:rsidR="00301E09" w:rsidTr="00233705">
        <w:tc>
          <w:tcPr>
            <w:tcW w:w="1221" w:type="dxa"/>
            <w:vAlign w:val="center"/>
          </w:tcPr>
          <w:p w:rsidR="00301E09" w:rsidRDefault="00301E09" w:rsidP="00835D8F">
            <w:pPr>
              <w:pStyle w:val="TableText"/>
              <w:jc w:val="center"/>
            </w:pPr>
            <w:r>
              <w:lastRenderedPageBreak/>
              <w:t>==</w:t>
            </w:r>
          </w:p>
        </w:tc>
        <w:tc>
          <w:tcPr>
            <w:tcW w:w="2420" w:type="dxa"/>
            <w:vAlign w:val="center"/>
          </w:tcPr>
          <w:p w:rsidR="00301E09" w:rsidRDefault="00301E09" w:rsidP="00835D8F">
            <w:pPr>
              <w:pStyle w:val="TableText"/>
            </w:pPr>
            <w:r>
              <w:t>Equality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a == b</w:t>
            </w:r>
          </w:p>
        </w:tc>
      </w:tr>
      <w:tr w:rsidR="00301E09" w:rsidTr="00233705">
        <w:tc>
          <w:tcPr>
            <w:tcW w:w="1221" w:type="dxa"/>
            <w:vAlign w:val="center"/>
          </w:tcPr>
          <w:p w:rsidR="00301E09" w:rsidRDefault="00301E09" w:rsidP="00835D8F">
            <w:pPr>
              <w:pStyle w:val="TableText"/>
              <w:jc w:val="center"/>
            </w:pPr>
            <w:r>
              <w:t>&lt;&gt;</w:t>
            </w:r>
          </w:p>
        </w:tc>
        <w:tc>
          <w:tcPr>
            <w:tcW w:w="2420" w:type="dxa"/>
            <w:vAlign w:val="center"/>
          </w:tcPr>
          <w:p w:rsidR="00301E09" w:rsidRDefault="00301E09" w:rsidP="00835D8F">
            <w:pPr>
              <w:pStyle w:val="TableText"/>
            </w:pPr>
            <w:r>
              <w:t>Inequality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c &lt;&gt; d</w:t>
            </w:r>
          </w:p>
        </w:tc>
      </w:tr>
      <w:tr w:rsidR="00301E09" w:rsidTr="00233705">
        <w:tc>
          <w:tcPr>
            <w:tcW w:w="1221" w:type="dxa"/>
            <w:vAlign w:val="center"/>
          </w:tcPr>
          <w:p w:rsidR="00301E09" w:rsidRDefault="00301E09" w:rsidP="00835D8F">
            <w:pPr>
              <w:pStyle w:val="TableText"/>
              <w:jc w:val="center"/>
            </w:pPr>
            <w:r>
              <w:t>&gt;</w:t>
            </w:r>
          </w:p>
        </w:tc>
        <w:tc>
          <w:tcPr>
            <w:tcW w:w="2420" w:type="dxa"/>
            <w:vAlign w:val="center"/>
          </w:tcPr>
          <w:p w:rsidR="00301E09" w:rsidRDefault="00301E09" w:rsidP="00835D8F">
            <w:pPr>
              <w:pStyle w:val="TableText"/>
            </w:pPr>
            <w:r>
              <w:t>Greater than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a &gt; e</w:t>
            </w:r>
          </w:p>
        </w:tc>
      </w:tr>
      <w:tr w:rsidR="00301E09" w:rsidTr="00233705">
        <w:tc>
          <w:tcPr>
            <w:tcW w:w="1221" w:type="dxa"/>
            <w:vAlign w:val="center"/>
          </w:tcPr>
          <w:p w:rsidR="00301E09" w:rsidRDefault="00301E09" w:rsidP="00835D8F">
            <w:pPr>
              <w:pStyle w:val="TableText"/>
              <w:jc w:val="center"/>
            </w:pPr>
            <w:r>
              <w:t>&gt;=</w:t>
            </w:r>
          </w:p>
        </w:tc>
        <w:tc>
          <w:tcPr>
            <w:tcW w:w="2420" w:type="dxa"/>
            <w:vAlign w:val="center"/>
          </w:tcPr>
          <w:p w:rsidR="00301E09" w:rsidRDefault="00301E09" w:rsidP="00835D8F">
            <w:pPr>
              <w:pStyle w:val="TableText"/>
            </w:pPr>
            <w:r>
              <w:t>Greater than or equal to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a &gt;= 6</w:t>
            </w:r>
          </w:p>
        </w:tc>
      </w:tr>
      <w:tr w:rsidR="00301E09" w:rsidTr="00233705">
        <w:tc>
          <w:tcPr>
            <w:tcW w:w="1221" w:type="dxa"/>
            <w:vAlign w:val="center"/>
          </w:tcPr>
          <w:p w:rsidR="00301E09" w:rsidRDefault="00301E09" w:rsidP="00835D8F">
            <w:pPr>
              <w:pStyle w:val="TableText"/>
              <w:jc w:val="center"/>
            </w:pPr>
            <w:r>
              <w:t>&lt;</w:t>
            </w:r>
          </w:p>
        </w:tc>
        <w:tc>
          <w:tcPr>
            <w:tcW w:w="2420" w:type="dxa"/>
            <w:vAlign w:val="center"/>
          </w:tcPr>
          <w:p w:rsidR="00301E09" w:rsidRDefault="00301E09" w:rsidP="00835D8F">
            <w:pPr>
              <w:pStyle w:val="TableText"/>
            </w:pPr>
            <w:r>
              <w:t>Less than comparison</w:t>
            </w:r>
          </w:p>
        </w:tc>
        <w:tc>
          <w:tcPr>
            <w:tcW w:w="1759" w:type="dxa"/>
            <w:vAlign w:val="center"/>
          </w:tcPr>
          <w:p w:rsidR="00301E09" w:rsidRDefault="00301E09" w:rsidP="00F07283">
            <w:pPr>
              <w:pStyle w:val="TableText"/>
              <w:jc w:val="center"/>
            </w:pPr>
            <w:r>
              <w:t>left-to-right</w:t>
            </w:r>
          </w:p>
        </w:tc>
        <w:tc>
          <w:tcPr>
            <w:tcW w:w="2898" w:type="dxa"/>
            <w:vAlign w:val="center"/>
          </w:tcPr>
          <w:p w:rsidR="00301E09" w:rsidRDefault="00301E09" w:rsidP="00835D8F">
            <w:pPr>
              <w:pStyle w:val="TableText"/>
            </w:pPr>
            <w:r>
              <w:t>IF b &lt; 2</w:t>
            </w:r>
          </w:p>
        </w:tc>
      </w:tr>
      <w:tr w:rsidR="00301E09" w:rsidTr="00233705">
        <w:tc>
          <w:tcPr>
            <w:tcW w:w="1221" w:type="dxa"/>
            <w:vAlign w:val="center"/>
          </w:tcPr>
          <w:p w:rsidR="00301E09" w:rsidRDefault="00301E09" w:rsidP="00835D8F">
            <w:pPr>
              <w:pStyle w:val="TableText"/>
              <w:jc w:val="center"/>
            </w:pPr>
            <w:r>
              <w:t>&lt;=</w:t>
            </w:r>
          </w:p>
        </w:tc>
        <w:tc>
          <w:tcPr>
            <w:tcW w:w="2420" w:type="dxa"/>
            <w:vAlign w:val="center"/>
          </w:tcPr>
          <w:p w:rsidR="00301E09" w:rsidRDefault="00301E09" w:rsidP="00835D8F">
            <w:pPr>
              <w:pStyle w:val="TableText"/>
            </w:pPr>
            <w:r>
              <w:t>Less than or equal to comparison</w:t>
            </w:r>
          </w:p>
        </w:tc>
        <w:tc>
          <w:tcPr>
            <w:tcW w:w="1759" w:type="dxa"/>
            <w:vAlign w:val="center"/>
          </w:tcPr>
          <w:p w:rsidR="00301E09" w:rsidRDefault="00301E09" w:rsidP="00F07283">
            <w:pPr>
              <w:pStyle w:val="TableText"/>
              <w:jc w:val="center"/>
            </w:pPr>
            <w:r>
              <w:t>left-to-right</w:t>
            </w:r>
          </w:p>
        </w:tc>
        <w:tc>
          <w:tcPr>
            <w:tcW w:w="2898" w:type="dxa"/>
            <w:vAlign w:val="center"/>
          </w:tcPr>
          <w:p w:rsidR="00301E09" w:rsidRDefault="00301E09" w:rsidP="00835D8F">
            <w:pPr>
              <w:pStyle w:val="TableText"/>
            </w:pPr>
            <w:r>
              <w:t>IF b &lt;= f</w:t>
            </w:r>
          </w:p>
        </w:tc>
      </w:tr>
      <w:tr w:rsidR="00301E09" w:rsidTr="00233705">
        <w:tc>
          <w:tcPr>
            <w:tcW w:w="1221" w:type="dxa"/>
            <w:vAlign w:val="center"/>
          </w:tcPr>
          <w:p w:rsidR="00301E09" w:rsidRPr="00290CD6" w:rsidRDefault="00301E09" w:rsidP="00835D8F">
            <w:pPr>
              <w:pStyle w:val="TableText"/>
              <w:jc w:val="center"/>
            </w:pPr>
            <w:r w:rsidRPr="00290CD6">
              <w:t>&amp;&amp;</w:t>
            </w:r>
          </w:p>
        </w:tc>
        <w:tc>
          <w:tcPr>
            <w:tcW w:w="2420" w:type="dxa"/>
            <w:vAlign w:val="center"/>
          </w:tcPr>
          <w:p w:rsidR="00301E09" w:rsidRPr="00290CD6" w:rsidRDefault="00301E09" w:rsidP="00835D8F">
            <w:pPr>
              <w:pStyle w:val="TableText"/>
            </w:pPr>
            <w:r>
              <w:t>Logical AND</w:t>
            </w:r>
          </w:p>
        </w:tc>
        <w:tc>
          <w:tcPr>
            <w:tcW w:w="1759" w:type="dxa"/>
            <w:vAlign w:val="center"/>
          </w:tcPr>
          <w:p w:rsidR="00301E09" w:rsidRPr="004306B1" w:rsidRDefault="00301E09" w:rsidP="00F07283">
            <w:pPr>
              <w:pStyle w:val="TableText"/>
              <w:jc w:val="center"/>
            </w:pPr>
            <w:r w:rsidRPr="004306B1">
              <w:t>right-to-left</w:t>
            </w:r>
          </w:p>
        </w:tc>
        <w:tc>
          <w:tcPr>
            <w:tcW w:w="2898" w:type="dxa"/>
            <w:vAlign w:val="center"/>
          </w:tcPr>
          <w:p w:rsidR="00301E09" w:rsidRPr="00290CD6" w:rsidRDefault="00301E09" w:rsidP="00835D8F">
            <w:pPr>
              <w:pStyle w:val="TableText"/>
            </w:pPr>
            <w:r w:rsidRPr="00290CD6">
              <w:t>IF c &amp;&amp; d</w:t>
            </w:r>
          </w:p>
        </w:tc>
      </w:tr>
      <w:tr w:rsidR="00301E09" w:rsidTr="00233705">
        <w:tc>
          <w:tcPr>
            <w:tcW w:w="1221" w:type="dxa"/>
            <w:vAlign w:val="center"/>
          </w:tcPr>
          <w:p w:rsidR="00301E09" w:rsidRPr="00290CD6" w:rsidRDefault="00301E09" w:rsidP="00835D8F">
            <w:pPr>
              <w:pStyle w:val="TableText"/>
              <w:jc w:val="center"/>
            </w:pPr>
            <w:r w:rsidRPr="00290CD6">
              <w:t>||</w:t>
            </w:r>
          </w:p>
        </w:tc>
        <w:tc>
          <w:tcPr>
            <w:tcW w:w="2420" w:type="dxa"/>
            <w:vAlign w:val="center"/>
          </w:tcPr>
          <w:p w:rsidR="00301E09" w:rsidRPr="00290CD6" w:rsidRDefault="00301E09" w:rsidP="00835D8F">
            <w:pPr>
              <w:pStyle w:val="TableText"/>
            </w:pPr>
            <w:r>
              <w:t>Logical OR</w:t>
            </w:r>
          </w:p>
        </w:tc>
        <w:tc>
          <w:tcPr>
            <w:tcW w:w="1759" w:type="dxa"/>
            <w:vAlign w:val="center"/>
          </w:tcPr>
          <w:p w:rsidR="00301E09" w:rsidRPr="004306B1" w:rsidRDefault="00301E09" w:rsidP="00F07283">
            <w:pPr>
              <w:pStyle w:val="TableText"/>
              <w:jc w:val="center"/>
            </w:pPr>
            <w:r w:rsidRPr="004306B1">
              <w:t>right-to-left</w:t>
            </w:r>
          </w:p>
        </w:tc>
        <w:tc>
          <w:tcPr>
            <w:tcW w:w="2898" w:type="dxa"/>
            <w:vAlign w:val="center"/>
          </w:tcPr>
          <w:p w:rsidR="00301E09" w:rsidRPr="00290CD6" w:rsidRDefault="00301E09" w:rsidP="00835D8F">
            <w:pPr>
              <w:pStyle w:val="TableText"/>
            </w:pPr>
            <w:r w:rsidRPr="00290CD6">
              <w:t>IF c || d</w:t>
            </w:r>
          </w:p>
        </w:tc>
      </w:tr>
    </w:tbl>
    <w:p w:rsidR="00301E09" w:rsidRDefault="00301E09" w:rsidP="00B13758">
      <w:pPr>
        <w:pStyle w:val="BodyText"/>
      </w:pPr>
    </w:p>
    <w:p w:rsidR="00301E09" w:rsidRPr="005942A4" w:rsidRDefault="00301E09" w:rsidP="00233705">
      <w:pPr>
        <w:pStyle w:val="BodyText"/>
        <w:spacing w:after="180"/>
        <w:rPr>
          <w:rFonts w:cs="Arial"/>
        </w:rPr>
      </w:pPr>
      <w:r>
        <w:t xml:space="preserve">Because expressions can be evaluated to a single value, they can be used in </w:t>
      </w:r>
      <w:r w:rsidRPr="005942A4">
        <w:rPr>
          <w:rFonts w:cs="Arial"/>
        </w:rPr>
        <w:t>SET and IF statements</w:t>
      </w:r>
      <w:r>
        <w:rPr>
          <w:rFonts w:cs="Arial"/>
        </w:rPr>
        <w:t xml:space="preserve">. </w:t>
      </w:r>
      <w:r w:rsidRPr="005942A4">
        <w:rPr>
          <w:rFonts w:cs="Arial"/>
        </w:rPr>
        <w:t xml:space="preserve">That means both of the following instructions are allowed: </w:t>
      </w:r>
    </w:p>
    <w:p w:rsidR="00301E09" w:rsidRPr="005942A4" w:rsidRDefault="00301E09" w:rsidP="00835D8F">
      <w:pPr>
        <w:pStyle w:val="BodyText"/>
        <w:rPr>
          <w:rFonts w:cs="Arial"/>
        </w:rPr>
      </w:pPr>
      <w:r w:rsidRPr="005942A4">
        <w:rPr>
          <w:rFonts w:cs="Arial"/>
        </w:rPr>
        <w:t>SET a = c &lt; d</w:t>
      </w:r>
    </w:p>
    <w:p w:rsidR="00301E09" w:rsidRPr="005942A4" w:rsidRDefault="00301E09" w:rsidP="00233705">
      <w:pPr>
        <w:pStyle w:val="BodyText"/>
        <w:spacing w:after="180"/>
        <w:rPr>
          <w:rFonts w:cs="Arial"/>
        </w:rPr>
      </w:pPr>
      <w:r w:rsidRPr="005942A4">
        <w:rPr>
          <w:rFonts w:cs="Arial"/>
        </w:rPr>
        <w:t>IF a - 1</w:t>
      </w:r>
    </w:p>
    <w:p w:rsidR="00301E09" w:rsidRPr="005942A4" w:rsidRDefault="00301E09" w:rsidP="00233705">
      <w:pPr>
        <w:pStyle w:val="BodyText"/>
        <w:spacing w:after="180"/>
        <w:rPr>
          <w:rFonts w:cs="Arial"/>
        </w:rPr>
      </w:pPr>
      <w:r w:rsidRPr="005942A4">
        <w:rPr>
          <w:rFonts w:cs="Arial"/>
        </w:rPr>
        <w:t xml:space="preserve">In the case of the SET example, the value of </w:t>
      </w:r>
      <w:r>
        <w:rPr>
          <w:rFonts w:cs="Arial"/>
        </w:rPr>
        <w:t>“</w:t>
      </w:r>
      <w:r w:rsidRPr="005942A4">
        <w:rPr>
          <w:rFonts w:cs="Arial"/>
        </w:rPr>
        <w:t>a</w:t>
      </w:r>
      <w:r>
        <w:rPr>
          <w:rFonts w:cs="Arial"/>
        </w:rPr>
        <w:t>”</w:t>
      </w:r>
      <w:r w:rsidRPr="005942A4">
        <w:rPr>
          <w:rFonts w:cs="Arial"/>
        </w:rPr>
        <w:t xml:space="preserve"> is set to 1 if </w:t>
      </w:r>
      <w:r>
        <w:rPr>
          <w:rFonts w:cs="Arial"/>
        </w:rPr>
        <w:t>“</w:t>
      </w:r>
      <w:r w:rsidRPr="005942A4">
        <w:rPr>
          <w:rFonts w:cs="Arial"/>
        </w:rPr>
        <w:t>c</w:t>
      </w:r>
      <w:r>
        <w:rPr>
          <w:rFonts w:cs="Arial"/>
        </w:rPr>
        <w:t>”</w:t>
      </w:r>
      <w:r w:rsidRPr="005942A4">
        <w:rPr>
          <w:rFonts w:cs="Arial"/>
        </w:rPr>
        <w:t xml:space="preserve"> is less than </w:t>
      </w:r>
      <w:r>
        <w:rPr>
          <w:rFonts w:cs="Arial"/>
        </w:rPr>
        <w:t>“</w:t>
      </w:r>
      <w:r w:rsidRPr="005942A4">
        <w:rPr>
          <w:rFonts w:cs="Arial"/>
        </w:rPr>
        <w:t>d</w:t>
      </w:r>
      <w:r>
        <w:rPr>
          <w:rFonts w:cs="Arial"/>
        </w:rPr>
        <w:t>”;</w:t>
      </w:r>
      <w:r w:rsidRPr="005942A4">
        <w:rPr>
          <w:rFonts w:cs="Arial"/>
        </w:rPr>
        <w:t xml:space="preserve"> otherwise</w:t>
      </w:r>
      <w:r>
        <w:rPr>
          <w:rFonts w:cs="Arial"/>
        </w:rPr>
        <w:t>,</w:t>
      </w:r>
      <w:r w:rsidRPr="005942A4">
        <w:rPr>
          <w:rFonts w:cs="Arial"/>
        </w:rPr>
        <w:t xml:space="preserve"> it is set to 0</w:t>
      </w:r>
      <w:r>
        <w:rPr>
          <w:rFonts w:cs="Arial"/>
        </w:rPr>
        <w:t xml:space="preserve">. </w:t>
      </w:r>
      <w:r w:rsidRPr="005942A4">
        <w:rPr>
          <w:rFonts w:cs="Arial"/>
        </w:rPr>
        <w:t>For the IF example, the IF block of instructions are executed if a – 1 is greater than zero</w:t>
      </w:r>
      <w:r>
        <w:rPr>
          <w:rFonts w:cs="Arial"/>
        </w:rPr>
        <w:t xml:space="preserve">. </w:t>
      </w:r>
    </w:p>
    <w:p w:rsidR="00301E09" w:rsidRPr="005D6C62" w:rsidRDefault="00301E09" w:rsidP="00233705">
      <w:pPr>
        <w:pStyle w:val="BodyText"/>
        <w:spacing w:after="180"/>
      </w:pPr>
      <w:r w:rsidRPr="005D6C62">
        <w:t>Compound expressions allow multiple operators to be sequenced or nested</w:t>
      </w:r>
      <w:r>
        <w:t xml:space="preserve">. </w:t>
      </w:r>
      <w:r w:rsidRPr="005D6C62">
        <w:t>For example:</w:t>
      </w:r>
    </w:p>
    <w:p w:rsidR="00301E09" w:rsidRPr="005942A4" w:rsidRDefault="00301E09" w:rsidP="00835D8F">
      <w:pPr>
        <w:pStyle w:val="BodyText"/>
        <w:rPr>
          <w:rFonts w:cs="Arial"/>
        </w:rPr>
      </w:pPr>
      <w:r w:rsidRPr="005942A4">
        <w:rPr>
          <w:rFonts w:cs="Arial"/>
        </w:rPr>
        <w:t>a + b * 7 / 4.5</w:t>
      </w:r>
    </w:p>
    <w:p w:rsidR="00301E09" w:rsidRPr="005942A4" w:rsidRDefault="00301E09" w:rsidP="00835D8F">
      <w:pPr>
        <w:pStyle w:val="BodyText"/>
        <w:rPr>
          <w:rFonts w:cs="Arial"/>
        </w:rPr>
      </w:pPr>
      <w:r w:rsidRPr="005942A4">
        <w:rPr>
          <w:rFonts w:cs="Arial"/>
        </w:rPr>
        <w:t>(a * 3 + 4) ^ 2</w:t>
      </w:r>
    </w:p>
    <w:p w:rsidR="00301E09" w:rsidRDefault="00301E09" w:rsidP="00835D8F">
      <w:pPr>
        <w:pStyle w:val="BodyText"/>
        <w:rPr>
          <w:rFonts w:cs="Arial"/>
        </w:rPr>
      </w:pPr>
      <w:r w:rsidRPr="005942A4">
        <w:rPr>
          <w:rFonts w:cs="Arial"/>
        </w:rPr>
        <w:t>(a &gt; b) &amp;&amp; (c &lt; d)</w:t>
      </w:r>
    </w:p>
    <w:p w:rsidR="00301E09" w:rsidRDefault="00301E09" w:rsidP="0068020E">
      <w:pPr>
        <w:pStyle w:val="BodyText"/>
        <w:rPr>
          <w:rFonts w:cs="Arial"/>
        </w:rPr>
      </w:pPr>
      <w:r>
        <w:t>For complicated expressions, it helps to make heavy use of parentheses in your equations.  By using parentheses with proper algebraic evaluation in mind to group terms, you can help the Erl parser.  The language processor is simplistic compared to a full-blown programming language and sometimes has problems applying the rules of algebra.  It is safer to err on the side of extra parentheses and to inspect the results of complex expressions in the EDD output.</w:t>
      </w:r>
    </w:p>
    <w:p w:rsidR="00301E09" w:rsidRDefault="00301E09" w:rsidP="004306B1">
      <w:pPr>
        <w:pStyle w:val="Heading2"/>
      </w:pPr>
      <w:bookmarkStart w:id="19" w:name="_Toc367348154"/>
      <w:r>
        <w:t>Built-In Functions</w:t>
      </w:r>
      <w:bookmarkEnd w:id="19"/>
    </w:p>
    <w:p w:rsidR="00301E09" w:rsidRDefault="00301E09" w:rsidP="00B13758">
      <w:pPr>
        <w:pStyle w:val="BodyText"/>
      </w:pPr>
      <w:r w:rsidRPr="00B13758">
        <w:t>Several useful, built-in functions are available for use in Erl programs. You cannot configure these; they are internal to the language processor inside EnergyPlus. They provide access to a subset of general service routines that are useful inside the main EnergyPlus program or are intrinsic functions available in the underlying Fortran language. The “@” character is used to signal to the language processor that the following character string defines a built-in function that is used to assign a result to an Erl variable. The characters appended to the “@” operator must be one of the predefined names listed in Table 4, Table 5, Table 6, or Table 7. The syntax of the function call will vary depending on the arguments required by the function, but the general structure is:</w:t>
      </w:r>
    </w:p>
    <w:p w:rsidR="00301E09" w:rsidRDefault="00301E09" w:rsidP="004306B1">
      <w:pPr>
        <w:pStyle w:val="BodyText"/>
      </w:pPr>
      <w:r>
        <w:t>SET &lt;variable&gt; = @&lt;function name&gt;  &lt;argument1&gt;  &lt;argument2&gt;   …   &lt;argumentN&gt;</w:t>
      </w:r>
    </w:p>
    <w:p w:rsidR="00301E09" w:rsidRDefault="00301E09" w:rsidP="00233705">
      <w:pPr>
        <w:pStyle w:val="BodyText"/>
        <w:spacing w:after="180"/>
      </w:pPr>
      <w:r>
        <w:t xml:space="preserve">Where “argument” can be either an Erl variable or a numeric constant. </w:t>
      </w:r>
    </w:p>
    <w:p w:rsidR="00301E09" w:rsidRDefault="00301E09" w:rsidP="00233705">
      <w:pPr>
        <w:pStyle w:val="BodyText"/>
        <w:spacing w:after="180"/>
      </w:pPr>
      <w:r>
        <w:t xml:space="preserve">For example, the following two statements can be used to set the value of an Erl variable called mySupplyRH to have percent relative humidity. </w:t>
      </w:r>
    </w:p>
    <w:p w:rsidR="00301E09" w:rsidRDefault="00301E09" w:rsidP="00233705">
      <w:pPr>
        <w:pStyle w:val="BodyText"/>
        <w:spacing w:after="180"/>
      </w:pPr>
      <w:r>
        <w:t>SET mySupplyRH = @R</w:t>
      </w:r>
      <w:r w:rsidRPr="0007441A">
        <w:t>hFnTdbWPb</w:t>
      </w:r>
      <w:r>
        <w:t xml:space="preserve"> mySupplyDryblub mySupplyHumRat mySupplyPress</w:t>
      </w:r>
    </w:p>
    <w:p w:rsidR="00301E09" w:rsidRDefault="00301E09" w:rsidP="00233705">
      <w:pPr>
        <w:pStyle w:val="BodyText"/>
        <w:spacing w:after="180"/>
      </w:pPr>
      <w:r>
        <w:lastRenderedPageBreak/>
        <w:t>SET mySupplyRH = mySupplyRH * 100</w:t>
      </w:r>
    </w:p>
    <w:p w:rsidR="00301E09" w:rsidRDefault="00301E09" w:rsidP="00EB5DDB">
      <w:pPr>
        <w:pStyle w:val="Heading3"/>
      </w:pPr>
      <w:bookmarkStart w:id="20" w:name="_Toc367348155"/>
      <w:r>
        <w:t>Built-in Math Functions</w:t>
      </w:r>
      <w:bookmarkEnd w:id="20"/>
    </w:p>
    <w:p w:rsidR="00301E09" w:rsidRDefault="00301E09" w:rsidP="00233705">
      <w:pPr>
        <w:pStyle w:val="BodyText"/>
        <w:spacing w:after="180"/>
      </w:pPr>
      <w:r>
        <w:fldChar w:fldCharType="begin"/>
      </w:r>
      <w:r>
        <w:instrText xml:space="preserve"> REF _Ref229101367 \h </w:instrText>
      </w:r>
      <w:r>
        <w:fldChar w:fldCharType="separate"/>
      </w:r>
      <w:r w:rsidR="00B03493">
        <w:t xml:space="preserve">Table </w:t>
      </w:r>
      <w:r w:rsidR="00B03493">
        <w:rPr>
          <w:noProof/>
        </w:rPr>
        <w:t>4</w:t>
      </w:r>
      <w:r>
        <w:fldChar w:fldCharType="end"/>
      </w:r>
      <w:r>
        <w:t xml:space="preserve"> lists the built-in functions for common mathematical functions. The numerical model for these functions is provided by the underlying Fortran language and the compiler. </w:t>
      </w:r>
    </w:p>
    <w:p w:rsidR="00301E09" w:rsidRDefault="00301E09" w:rsidP="00233705">
      <w:pPr>
        <w:pStyle w:val="Caption"/>
        <w:spacing w:after="120"/>
      </w:pPr>
      <w:bookmarkStart w:id="21" w:name="_Ref229101367"/>
      <w:bookmarkStart w:id="22" w:name="_Toc367348156"/>
      <w:r>
        <w:t xml:space="preserve">Table </w:t>
      </w:r>
      <w:r w:rsidR="00B03493">
        <w:fldChar w:fldCharType="begin"/>
      </w:r>
      <w:r w:rsidR="00B03493">
        <w:instrText xml:space="preserve"> SEQ Table \* ARABIC </w:instrText>
      </w:r>
      <w:r w:rsidR="00B03493">
        <w:fldChar w:fldCharType="separate"/>
      </w:r>
      <w:r w:rsidR="00B03493">
        <w:rPr>
          <w:noProof/>
        </w:rPr>
        <w:t>4</w:t>
      </w:r>
      <w:r w:rsidR="00B03493">
        <w:rPr>
          <w:noProof/>
        </w:rPr>
        <w:fldChar w:fldCharType="end"/>
      </w:r>
      <w:bookmarkEnd w:id="21"/>
      <w:r>
        <w:t>. Built-in Math Functions for Erl</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4770"/>
        <w:gridCol w:w="1631"/>
      </w:tblGrid>
      <w:tr w:rsidR="00301E09" w:rsidTr="00233705">
        <w:tc>
          <w:tcPr>
            <w:tcW w:w="2082" w:type="dxa"/>
            <w:vAlign w:val="center"/>
          </w:tcPr>
          <w:p w:rsidR="00301E09" w:rsidRDefault="00301E09" w:rsidP="00967A22">
            <w:pPr>
              <w:pStyle w:val="TableHeader"/>
            </w:pPr>
            <w:r>
              <w:t>Function Name</w:t>
            </w:r>
          </w:p>
        </w:tc>
        <w:tc>
          <w:tcPr>
            <w:tcW w:w="4770" w:type="dxa"/>
            <w:vAlign w:val="center"/>
          </w:tcPr>
          <w:p w:rsidR="00301E09" w:rsidRDefault="00301E09" w:rsidP="00967A22">
            <w:pPr>
              <w:pStyle w:val="TableHeader"/>
            </w:pPr>
            <w:r>
              <w:t>Description</w:t>
            </w:r>
          </w:p>
        </w:tc>
        <w:tc>
          <w:tcPr>
            <w:tcW w:w="1631" w:type="dxa"/>
            <w:vAlign w:val="center"/>
          </w:tcPr>
          <w:p w:rsidR="00301E09" w:rsidRDefault="00301E09" w:rsidP="00967A22">
            <w:pPr>
              <w:pStyle w:val="TableHeader"/>
            </w:pPr>
            <w:r>
              <w:t>Number of Arguments</w:t>
            </w:r>
          </w:p>
        </w:tc>
      </w:tr>
      <w:tr w:rsidR="00301E09" w:rsidTr="00233705">
        <w:tc>
          <w:tcPr>
            <w:tcW w:w="2082" w:type="dxa"/>
            <w:vAlign w:val="center"/>
          </w:tcPr>
          <w:p w:rsidR="00301E09" w:rsidRDefault="00301E09" w:rsidP="0007441A">
            <w:pPr>
              <w:pStyle w:val="TableText"/>
            </w:pPr>
            <w:r>
              <w:t>@Round</w:t>
            </w:r>
          </w:p>
        </w:tc>
        <w:tc>
          <w:tcPr>
            <w:tcW w:w="4770" w:type="dxa"/>
            <w:vAlign w:val="center"/>
          </w:tcPr>
          <w:p w:rsidR="00301E09" w:rsidRDefault="00301E09" w:rsidP="00967A22">
            <w:pPr>
              <w:pStyle w:val="TableText"/>
            </w:pPr>
            <w:r>
              <w:t>Decreases precision of real number argument to nearest whole number, remains a real number.</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@Mod</w:t>
            </w:r>
          </w:p>
        </w:tc>
        <w:tc>
          <w:tcPr>
            <w:tcW w:w="4770" w:type="dxa"/>
            <w:vAlign w:val="center"/>
          </w:tcPr>
          <w:p w:rsidR="00301E09" w:rsidRDefault="00301E09" w:rsidP="00967A22">
            <w:pPr>
              <w:pStyle w:val="TableText"/>
            </w:pPr>
            <w:r>
              <w:t>Returns remainder after dividing the first argument by the second.</w:t>
            </w:r>
          </w:p>
        </w:tc>
        <w:tc>
          <w:tcPr>
            <w:tcW w:w="1631" w:type="dxa"/>
            <w:vAlign w:val="center"/>
          </w:tcPr>
          <w:p w:rsidR="00301E09" w:rsidRDefault="00301E09" w:rsidP="00967A22">
            <w:pPr>
              <w:pStyle w:val="TableText"/>
              <w:jc w:val="center"/>
            </w:pPr>
            <w:r>
              <w:t>2</w:t>
            </w:r>
          </w:p>
        </w:tc>
      </w:tr>
      <w:tr w:rsidR="00301E09" w:rsidTr="00233705">
        <w:tc>
          <w:tcPr>
            <w:tcW w:w="2082" w:type="dxa"/>
            <w:vAlign w:val="center"/>
          </w:tcPr>
          <w:p w:rsidR="00301E09" w:rsidRDefault="00301E09" w:rsidP="0007441A">
            <w:pPr>
              <w:pStyle w:val="TableText"/>
            </w:pPr>
            <w:r>
              <w:t>@Sin</w:t>
            </w:r>
          </w:p>
        </w:tc>
        <w:tc>
          <w:tcPr>
            <w:tcW w:w="4770" w:type="dxa"/>
            <w:vAlign w:val="center"/>
          </w:tcPr>
          <w:p w:rsidR="00301E09" w:rsidRDefault="00301E09" w:rsidP="00967A22">
            <w:pPr>
              <w:pStyle w:val="TableText"/>
            </w:pPr>
            <w:r>
              <w:t>Sine, returns sine of angle given in radians.</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@Cos</w:t>
            </w:r>
          </w:p>
        </w:tc>
        <w:tc>
          <w:tcPr>
            <w:tcW w:w="4770" w:type="dxa"/>
            <w:vAlign w:val="center"/>
          </w:tcPr>
          <w:p w:rsidR="00301E09" w:rsidRDefault="00301E09" w:rsidP="00967A22">
            <w:pPr>
              <w:pStyle w:val="TableText"/>
            </w:pPr>
            <w:r>
              <w:t>Cosine, returns cosine of angle given in radians.</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@ArcSin</w:t>
            </w:r>
          </w:p>
        </w:tc>
        <w:tc>
          <w:tcPr>
            <w:tcW w:w="4770" w:type="dxa"/>
            <w:vAlign w:val="center"/>
          </w:tcPr>
          <w:p w:rsidR="00301E09" w:rsidRDefault="00301E09" w:rsidP="00967A22">
            <w:pPr>
              <w:pStyle w:val="TableText"/>
            </w:pPr>
            <w:r>
              <w:t xml:space="preserve">Arcsine, returns angle in radians from sine of angle. </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@ArcCos</w:t>
            </w:r>
          </w:p>
        </w:tc>
        <w:tc>
          <w:tcPr>
            <w:tcW w:w="4770" w:type="dxa"/>
            <w:vAlign w:val="center"/>
          </w:tcPr>
          <w:p w:rsidR="00301E09" w:rsidRDefault="00301E09" w:rsidP="00967A22">
            <w:pPr>
              <w:pStyle w:val="TableText"/>
            </w:pPr>
            <w:r>
              <w:t>ArcCosine, returns angle in radians from cosine of angle.</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@DegToRad</w:t>
            </w:r>
          </w:p>
        </w:tc>
        <w:tc>
          <w:tcPr>
            <w:tcW w:w="4770" w:type="dxa"/>
            <w:vAlign w:val="center"/>
          </w:tcPr>
          <w:p w:rsidR="00301E09" w:rsidRDefault="00301E09" w:rsidP="00967A22">
            <w:pPr>
              <w:pStyle w:val="TableText"/>
            </w:pPr>
            <w:r>
              <w:t xml:space="preserve">Degrees to radians, returns radians from degrees. </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@RadToDeg</w:t>
            </w:r>
          </w:p>
        </w:tc>
        <w:tc>
          <w:tcPr>
            <w:tcW w:w="4770" w:type="dxa"/>
            <w:vAlign w:val="center"/>
          </w:tcPr>
          <w:p w:rsidR="00301E09" w:rsidRDefault="00301E09" w:rsidP="00967A22">
            <w:pPr>
              <w:pStyle w:val="TableText"/>
            </w:pPr>
            <w:r>
              <w:t>Radians to degrees, returns degrees from radians.</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@Exp</w:t>
            </w:r>
          </w:p>
        </w:tc>
        <w:tc>
          <w:tcPr>
            <w:tcW w:w="4770" w:type="dxa"/>
            <w:vAlign w:val="center"/>
          </w:tcPr>
          <w:p w:rsidR="00301E09" w:rsidRDefault="00301E09" w:rsidP="00967A22">
            <w:pPr>
              <w:pStyle w:val="TableText"/>
            </w:pPr>
            <w:r>
              <w:t xml:space="preserve">Exponential, </w:t>
            </w:r>
            <w:r w:rsidRPr="00EA6F9B">
              <w:rPr>
                <w:position w:val="-6"/>
              </w:rPr>
              <w:object w:dxaOrig="2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5.75pt" o:ole="">
                  <v:imagedata r:id="rId19" o:title=""/>
                </v:shape>
                <o:OLEObject Type="Embed" ProgID="Equation.DSMT4" ShapeID="_x0000_i1025" DrawAspect="Content" ObjectID="_1441795347" r:id="rId20"/>
              </w:object>
            </w:r>
            <w:r>
              <w:t xml:space="preserve">, returns result. </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@Ln</w:t>
            </w:r>
          </w:p>
        </w:tc>
        <w:tc>
          <w:tcPr>
            <w:tcW w:w="4770" w:type="dxa"/>
            <w:vAlign w:val="center"/>
          </w:tcPr>
          <w:p w:rsidR="00301E09" w:rsidRDefault="00301E09" w:rsidP="00967A22">
            <w:pPr>
              <w:pStyle w:val="TableText"/>
            </w:pPr>
            <w:r>
              <w:t xml:space="preserve">Natural log, </w:t>
            </w:r>
            <w:r w:rsidRPr="00EA6F9B">
              <w:rPr>
                <w:position w:val="-12"/>
              </w:rPr>
              <w:object w:dxaOrig="780" w:dyaOrig="360">
                <v:shape id="_x0000_i1026" type="#_x0000_t75" style="width:39pt;height:18pt" o:ole="">
                  <v:imagedata r:id="rId21" o:title=""/>
                </v:shape>
                <o:OLEObject Type="Embed" ProgID="Equation.DSMT4" ShapeID="_x0000_i1026" DrawAspect="Content" ObjectID="_1441795348" r:id="rId22"/>
              </w:object>
            </w:r>
            <w:r>
              <w:t>, returns result.</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@Max</w:t>
            </w:r>
          </w:p>
        </w:tc>
        <w:tc>
          <w:tcPr>
            <w:tcW w:w="4770" w:type="dxa"/>
            <w:vAlign w:val="center"/>
          </w:tcPr>
          <w:p w:rsidR="00301E09" w:rsidRDefault="00301E09" w:rsidP="00967A22">
            <w:pPr>
              <w:pStyle w:val="TableText"/>
            </w:pPr>
            <w:r>
              <w:t>Maximum, returns largest value of two arguments.</w:t>
            </w:r>
          </w:p>
        </w:tc>
        <w:tc>
          <w:tcPr>
            <w:tcW w:w="1631" w:type="dxa"/>
            <w:vAlign w:val="center"/>
          </w:tcPr>
          <w:p w:rsidR="00301E09" w:rsidRDefault="00301E09" w:rsidP="00967A22">
            <w:pPr>
              <w:pStyle w:val="TableText"/>
              <w:jc w:val="center"/>
            </w:pPr>
            <w:r>
              <w:t>2</w:t>
            </w:r>
          </w:p>
        </w:tc>
      </w:tr>
      <w:tr w:rsidR="00301E09" w:rsidTr="00233705">
        <w:tc>
          <w:tcPr>
            <w:tcW w:w="2082" w:type="dxa"/>
            <w:vAlign w:val="center"/>
          </w:tcPr>
          <w:p w:rsidR="00301E09" w:rsidRDefault="00301E09" w:rsidP="0007441A">
            <w:pPr>
              <w:pStyle w:val="TableText"/>
            </w:pPr>
            <w:r>
              <w:t>@Min</w:t>
            </w:r>
          </w:p>
        </w:tc>
        <w:tc>
          <w:tcPr>
            <w:tcW w:w="4770" w:type="dxa"/>
            <w:vAlign w:val="center"/>
          </w:tcPr>
          <w:p w:rsidR="00301E09" w:rsidRDefault="00301E09" w:rsidP="00967A22">
            <w:pPr>
              <w:pStyle w:val="TableText"/>
            </w:pPr>
            <w:r>
              <w:t>Minimum, returns smallest value of two arguments.</w:t>
            </w:r>
          </w:p>
        </w:tc>
        <w:tc>
          <w:tcPr>
            <w:tcW w:w="1631" w:type="dxa"/>
            <w:vAlign w:val="center"/>
          </w:tcPr>
          <w:p w:rsidR="00301E09" w:rsidRDefault="00301E09" w:rsidP="00967A22">
            <w:pPr>
              <w:pStyle w:val="TableText"/>
              <w:jc w:val="center"/>
            </w:pPr>
            <w:r>
              <w:t>2</w:t>
            </w:r>
          </w:p>
        </w:tc>
      </w:tr>
      <w:tr w:rsidR="00301E09" w:rsidTr="003752AB">
        <w:tc>
          <w:tcPr>
            <w:tcW w:w="2082" w:type="dxa"/>
            <w:vAlign w:val="center"/>
          </w:tcPr>
          <w:p w:rsidR="00301E09" w:rsidRDefault="00301E09" w:rsidP="003752AB">
            <w:pPr>
              <w:pStyle w:val="TableText"/>
            </w:pPr>
            <w:r>
              <w:t>@Abs</w:t>
            </w:r>
          </w:p>
        </w:tc>
        <w:tc>
          <w:tcPr>
            <w:tcW w:w="4770" w:type="dxa"/>
            <w:vAlign w:val="center"/>
          </w:tcPr>
          <w:p w:rsidR="00301E09" w:rsidRDefault="00301E09" w:rsidP="003752AB">
            <w:pPr>
              <w:pStyle w:val="TableText"/>
            </w:pPr>
            <w:r>
              <w:t>Absolute value, returns positive magnitude of argument.</w:t>
            </w:r>
          </w:p>
        </w:tc>
        <w:tc>
          <w:tcPr>
            <w:tcW w:w="1631" w:type="dxa"/>
            <w:vAlign w:val="center"/>
          </w:tcPr>
          <w:p w:rsidR="00301E09" w:rsidRDefault="00301E09" w:rsidP="003752AB">
            <w:pPr>
              <w:pStyle w:val="TableText"/>
              <w:jc w:val="center"/>
            </w:pPr>
            <w:r>
              <w:t>1</w:t>
            </w:r>
          </w:p>
        </w:tc>
      </w:tr>
      <w:tr w:rsidR="00301E09" w:rsidTr="003752AB">
        <w:tc>
          <w:tcPr>
            <w:tcW w:w="2082" w:type="dxa"/>
            <w:vAlign w:val="center"/>
          </w:tcPr>
          <w:p w:rsidR="00301E09" w:rsidRDefault="00301E09" w:rsidP="003752AB">
            <w:pPr>
              <w:pStyle w:val="TableText"/>
            </w:pPr>
            <w:r>
              <w:t>@RandomUniform</w:t>
            </w:r>
          </w:p>
        </w:tc>
        <w:tc>
          <w:tcPr>
            <w:tcW w:w="4770" w:type="dxa"/>
            <w:vAlign w:val="center"/>
          </w:tcPr>
          <w:p w:rsidR="00301E09" w:rsidRDefault="00301E09" w:rsidP="003752AB">
            <w:pPr>
              <w:pStyle w:val="TableText"/>
            </w:pPr>
            <w:r>
              <w:t>Pseudo-Random Number Generator, returns random number with uniform probability distribution across the range of values passed as the arguments, inclusive. Argument 1 is the lower limit. Argument 2 is the upper limit.</w:t>
            </w:r>
          </w:p>
        </w:tc>
        <w:tc>
          <w:tcPr>
            <w:tcW w:w="1631" w:type="dxa"/>
            <w:vAlign w:val="center"/>
          </w:tcPr>
          <w:p w:rsidR="00301E09" w:rsidRDefault="00301E09" w:rsidP="003752AB">
            <w:pPr>
              <w:pStyle w:val="TableText"/>
              <w:jc w:val="center"/>
            </w:pPr>
            <w:r>
              <w:t>2</w:t>
            </w:r>
          </w:p>
        </w:tc>
      </w:tr>
      <w:tr w:rsidR="00301E09" w:rsidTr="003752AB">
        <w:tc>
          <w:tcPr>
            <w:tcW w:w="2082" w:type="dxa"/>
            <w:vAlign w:val="center"/>
          </w:tcPr>
          <w:p w:rsidR="00301E09" w:rsidRDefault="00301E09" w:rsidP="003752AB">
            <w:pPr>
              <w:pStyle w:val="TableText"/>
            </w:pPr>
            <w:r>
              <w:t>@RandomNormal</w:t>
            </w:r>
          </w:p>
        </w:tc>
        <w:tc>
          <w:tcPr>
            <w:tcW w:w="4770" w:type="dxa"/>
            <w:vAlign w:val="center"/>
          </w:tcPr>
          <w:p w:rsidR="00301E09" w:rsidRDefault="00301E09" w:rsidP="003752AB">
            <w:pPr>
              <w:pStyle w:val="TableText"/>
            </w:pPr>
            <w:r>
              <w:t xml:space="preserve">Pseudo-Random Number Generator, returns random number with normal (Gaussian) probability distribution as a function of the mean, standard deviation, and limits. Argument 1 is the mean. Argument 2 is the standard </w:t>
            </w:r>
            <w:r w:rsidR="002D59F1">
              <w:t>deviation.</w:t>
            </w:r>
            <w:r>
              <w:t xml:space="preserve"> Argument 3 is the lower limit. Argument 4 is the upper limit.</w:t>
            </w:r>
          </w:p>
        </w:tc>
        <w:tc>
          <w:tcPr>
            <w:tcW w:w="1631" w:type="dxa"/>
            <w:vAlign w:val="center"/>
          </w:tcPr>
          <w:p w:rsidR="00301E09" w:rsidRDefault="00301E09" w:rsidP="003752AB">
            <w:pPr>
              <w:pStyle w:val="TableText"/>
              <w:jc w:val="center"/>
            </w:pPr>
            <w:r>
              <w:t>4</w:t>
            </w:r>
          </w:p>
        </w:tc>
      </w:tr>
      <w:tr w:rsidR="00301E09" w:rsidTr="003752AB">
        <w:tc>
          <w:tcPr>
            <w:tcW w:w="2082" w:type="dxa"/>
            <w:vAlign w:val="center"/>
          </w:tcPr>
          <w:p w:rsidR="00301E09" w:rsidRDefault="00301E09" w:rsidP="003752AB">
            <w:pPr>
              <w:pStyle w:val="TableText"/>
            </w:pPr>
            <w:r>
              <w:t>@SeedRandom</w:t>
            </w:r>
          </w:p>
        </w:tc>
        <w:tc>
          <w:tcPr>
            <w:tcW w:w="4770" w:type="dxa"/>
            <w:vAlign w:val="center"/>
          </w:tcPr>
          <w:p w:rsidR="00301E09" w:rsidRDefault="00301E09" w:rsidP="003752AB">
            <w:pPr>
              <w:pStyle w:val="TableText"/>
            </w:pPr>
            <w:r>
              <w:t xml:space="preserve">Random Seed, controls the seed used in the random number generator for calls to @RandomUniform and @RandomNormal.  Use is optional and provided for repeatable series of random numbers. The argument is rounded to the nearest whole number and then used to set the size and values of the seed for the number generator.  </w:t>
            </w:r>
          </w:p>
        </w:tc>
        <w:tc>
          <w:tcPr>
            <w:tcW w:w="1631" w:type="dxa"/>
            <w:vAlign w:val="center"/>
          </w:tcPr>
          <w:p w:rsidR="00301E09" w:rsidRDefault="00301E09" w:rsidP="003752AB">
            <w:pPr>
              <w:pStyle w:val="TableText"/>
              <w:jc w:val="center"/>
            </w:pPr>
            <w:r>
              <w:t>1</w:t>
            </w:r>
          </w:p>
        </w:tc>
      </w:tr>
    </w:tbl>
    <w:p w:rsidR="00301E09" w:rsidRDefault="00301E09" w:rsidP="00835D8F">
      <w:pPr>
        <w:pStyle w:val="BodyText"/>
      </w:pPr>
    </w:p>
    <w:p w:rsidR="00301E09" w:rsidRDefault="00301E09" w:rsidP="00EB5DDB">
      <w:pPr>
        <w:pStyle w:val="Heading3"/>
      </w:pPr>
      <w:bookmarkStart w:id="23" w:name="_Toc367348157"/>
      <w:bookmarkStart w:id="24" w:name="_Ref230010533"/>
      <w:r>
        <w:lastRenderedPageBreak/>
        <w:t>Built-In Simulation Management Functions</w:t>
      </w:r>
      <w:bookmarkEnd w:id="23"/>
    </w:p>
    <w:p w:rsidR="00301E09" w:rsidRDefault="00301E09" w:rsidP="00EB5DDB">
      <w:pPr>
        <w:pStyle w:val="Caption"/>
      </w:pPr>
      <w:bookmarkStart w:id="25" w:name="_Toc367348158"/>
      <w:r>
        <w:t xml:space="preserve">Table </w:t>
      </w:r>
      <w:r w:rsidR="00B03493">
        <w:fldChar w:fldCharType="begin"/>
      </w:r>
      <w:r w:rsidR="00B03493">
        <w:instrText xml:space="preserve"> SEQ Table \* ARABIC </w:instrText>
      </w:r>
      <w:r w:rsidR="00B03493">
        <w:fldChar w:fldCharType="separate"/>
      </w:r>
      <w:r w:rsidR="00B03493">
        <w:rPr>
          <w:noProof/>
        </w:rPr>
        <w:t>5</w:t>
      </w:r>
      <w:r w:rsidR="00B03493">
        <w:rPr>
          <w:noProof/>
        </w:rPr>
        <w:fldChar w:fldCharType="end"/>
      </w:r>
      <w:bookmarkEnd w:id="24"/>
      <w:r>
        <w:t>. Built-in EnergyPlus Simulation Management Functions for Erl</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5"/>
        <w:gridCol w:w="4973"/>
        <w:gridCol w:w="1507"/>
      </w:tblGrid>
      <w:tr w:rsidR="00301E09" w:rsidTr="00233705">
        <w:tc>
          <w:tcPr>
            <w:tcW w:w="1935" w:type="dxa"/>
            <w:vAlign w:val="center"/>
          </w:tcPr>
          <w:p w:rsidR="00301E09" w:rsidRDefault="00301E09" w:rsidP="00E214F5">
            <w:pPr>
              <w:pStyle w:val="TableHeader"/>
            </w:pPr>
            <w:r>
              <w:t>Function Name</w:t>
            </w:r>
          </w:p>
        </w:tc>
        <w:tc>
          <w:tcPr>
            <w:tcW w:w="4973" w:type="dxa"/>
            <w:vAlign w:val="center"/>
          </w:tcPr>
          <w:p w:rsidR="00301E09" w:rsidRDefault="00301E09" w:rsidP="00E214F5">
            <w:pPr>
              <w:pStyle w:val="TableHeader"/>
            </w:pPr>
            <w:r>
              <w:t>Description</w:t>
            </w:r>
          </w:p>
        </w:tc>
        <w:tc>
          <w:tcPr>
            <w:tcW w:w="1507" w:type="dxa"/>
            <w:vAlign w:val="center"/>
          </w:tcPr>
          <w:p w:rsidR="00301E09" w:rsidRDefault="00301E09" w:rsidP="00E214F5">
            <w:pPr>
              <w:pStyle w:val="TableHeader"/>
            </w:pPr>
            <w:r>
              <w:t>Number of Arguments</w:t>
            </w:r>
          </w:p>
        </w:tc>
      </w:tr>
      <w:tr w:rsidR="00301E09" w:rsidTr="00233705">
        <w:tc>
          <w:tcPr>
            <w:tcW w:w="1935" w:type="dxa"/>
            <w:vAlign w:val="center"/>
          </w:tcPr>
          <w:p w:rsidR="00301E09" w:rsidRDefault="00301E09" w:rsidP="00E214F5">
            <w:pPr>
              <w:pStyle w:val="TableText"/>
            </w:pPr>
            <w:r>
              <w:t>@FatalHaltEp</w:t>
            </w:r>
          </w:p>
        </w:tc>
        <w:tc>
          <w:tcPr>
            <w:tcW w:w="4973" w:type="dxa"/>
            <w:vAlign w:val="center"/>
          </w:tcPr>
          <w:p w:rsidR="00301E09" w:rsidRDefault="00301E09" w:rsidP="007D7516">
            <w:pPr>
              <w:pStyle w:val="TableText"/>
            </w:pPr>
            <w:r>
              <w:t>Throws fatal error with time of occurrence and stops execution of current model. Argument passes a number that can be used as an error code.</w:t>
            </w:r>
          </w:p>
        </w:tc>
        <w:tc>
          <w:tcPr>
            <w:tcW w:w="1507" w:type="dxa"/>
            <w:vAlign w:val="center"/>
          </w:tcPr>
          <w:p w:rsidR="00301E09" w:rsidRDefault="00301E09" w:rsidP="00E214F5">
            <w:pPr>
              <w:pStyle w:val="TableText"/>
              <w:jc w:val="center"/>
            </w:pPr>
            <w:r>
              <w:t>1</w:t>
            </w:r>
          </w:p>
        </w:tc>
      </w:tr>
      <w:tr w:rsidR="00301E09" w:rsidTr="00233705">
        <w:tc>
          <w:tcPr>
            <w:tcW w:w="1935" w:type="dxa"/>
            <w:vAlign w:val="center"/>
          </w:tcPr>
          <w:p w:rsidR="00301E09" w:rsidRDefault="00301E09" w:rsidP="00E214F5">
            <w:pPr>
              <w:pStyle w:val="TableText"/>
            </w:pPr>
            <w:r>
              <w:t>@SevereWarnEp</w:t>
            </w:r>
          </w:p>
        </w:tc>
        <w:tc>
          <w:tcPr>
            <w:tcW w:w="4973" w:type="dxa"/>
            <w:vAlign w:val="center"/>
          </w:tcPr>
          <w:p w:rsidR="00301E09" w:rsidRDefault="00301E09" w:rsidP="00E214F5">
            <w:pPr>
              <w:pStyle w:val="TableText"/>
            </w:pPr>
            <w:r>
              <w:t>Throws severe error with time of occurrence and continues execution. Argument passes a number that can be used as an error code.</w:t>
            </w:r>
          </w:p>
        </w:tc>
        <w:tc>
          <w:tcPr>
            <w:tcW w:w="1507" w:type="dxa"/>
            <w:vAlign w:val="center"/>
          </w:tcPr>
          <w:p w:rsidR="00301E09" w:rsidRDefault="00301E09" w:rsidP="00E214F5">
            <w:pPr>
              <w:pStyle w:val="TableText"/>
              <w:jc w:val="center"/>
            </w:pPr>
            <w:r>
              <w:t>1</w:t>
            </w:r>
          </w:p>
        </w:tc>
      </w:tr>
      <w:tr w:rsidR="00301E09" w:rsidTr="00233705">
        <w:tc>
          <w:tcPr>
            <w:tcW w:w="1935" w:type="dxa"/>
            <w:vAlign w:val="center"/>
          </w:tcPr>
          <w:p w:rsidR="00301E09" w:rsidRDefault="00301E09" w:rsidP="00E214F5">
            <w:pPr>
              <w:pStyle w:val="TableText"/>
            </w:pPr>
            <w:r>
              <w:t>@WarnEp</w:t>
            </w:r>
          </w:p>
        </w:tc>
        <w:tc>
          <w:tcPr>
            <w:tcW w:w="4973" w:type="dxa"/>
            <w:vAlign w:val="center"/>
          </w:tcPr>
          <w:p w:rsidR="00301E09" w:rsidRDefault="00301E09" w:rsidP="00E214F5">
            <w:pPr>
              <w:pStyle w:val="TableText"/>
            </w:pPr>
            <w:r>
              <w:t>Throws warning error and continues execution. Argument passes a number that can be used as an error code.</w:t>
            </w:r>
          </w:p>
        </w:tc>
        <w:tc>
          <w:tcPr>
            <w:tcW w:w="1507" w:type="dxa"/>
            <w:vAlign w:val="center"/>
          </w:tcPr>
          <w:p w:rsidR="00301E09" w:rsidRDefault="00301E09" w:rsidP="00E214F5">
            <w:pPr>
              <w:pStyle w:val="TableText"/>
              <w:jc w:val="center"/>
            </w:pPr>
            <w:r>
              <w:t>1</w:t>
            </w:r>
          </w:p>
        </w:tc>
      </w:tr>
    </w:tbl>
    <w:p w:rsidR="00301E09" w:rsidRDefault="00301E09" w:rsidP="00EB5DDB">
      <w:pPr>
        <w:pStyle w:val="Heading3"/>
      </w:pPr>
      <w:bookmarkStart w:id="26" w:name="_Toc367348159"/>
      <w:r>
        <w:t>Built-in Trend Variable Functions</w:t>
      </w:r>
      <w:bookmarkEnd w:id="26"/>
    </w:p>
    <w:p w:rsidR="00301E09" w:rsidRDefault="00301E09" w:rsidP="00733184">
      <w:pPr>
        <w:pStyle w:val="BodyText"/>
        <w:spacing w:after="180"/>
      </w:pPr>
      <w:r>
        <w:t xml:space="preserve">For control algorithms, you often need to be able put a sensor reading into some historical context. The trend variables are provided in Erl as a way to log the time history of data to use in control decisions. To use the trend variables in Erl programs, their values must be extracted and placed into normal Erl variables. Setting up an Erl variable as a trend variable requires an EnergyManagementSystem:TrendVariable input object. The access functions listed in </w:t>
      </w:r>
      <w:r>
        <w:fldChar w:fldCharType="begin"/>
      </w:r>
      <w:r>
        <w:instrText xml:space="preserve"> REF _Ref229232728 \h </w:instrText>
      </w:r>
      <w:r>
        <w:fldChar w:fldCharType="separate"/>
      </w:r>
      <w:r w:rsidR="00B03493">
        <w:t xml:space="preserve">Table </w:t>
      </w:r>
      <w:r w:rsidR="00B03493">
        <w:rPr>
          <w:noProof/>
        </w:rPr>
        <w:t>6</w:t>
      </w:r>
      <w:r>
        <w:fldChar w:fldCharType="end"/>
      </w:r>
      <w:r>
        <w:t xml:space="preserve"> are used to obtain data from a trend variable during the execution of an Erl program. These functions act on trend variables and return values into the user’s Erl variables for subsequent use in calculations. Each trend function takes the name of the trend variable and an index that identifies how far back in time the function should be applied. Trend variable names are also Erl variables but with special pointers to another data structure with the time series data storage. The trend logs have a first-in, first-out storage array where only the most recent data are retained. Each element in the history corresponds to the result for that value over a zone timestep. The time difference between trend log items is the zone timestep in hours, so that the slope returned by @TrendDirection is in per-hour units.</w:t>
      </w:r>
    </w:p>
    <w:p w:rsidR="00301E09" w:rsidRDefault="00301E09" w:rsidP="00233705">
      <w:pPr>
        <w:pStyle w:val="Caption"/>
        <w:spacing w:after="120"/>
      </w:pPr>
      <w:bookmarkStart w:id="27" w:name="_Ref229232728"/>
      <w:bookmarkStart w:id="28" w:name="_Toc367348160"/>
      <w:r>
        <w:t xml:space="preserve">Table </w:t>
      </w:r>
      <w:r w:rsidR="00B03493">
        <w:fldChar w:fldCharType="begin"/>
      </w:r>
      <w:r w:rsidR="00B03493">
        <w:instrText xml:space="preserve"> SEQ Table \* ARABIC </w:instrText>
      </w:r>
      <w:r w:rsidR="00B03493">
        <w:fldChar w:fldCharType="separate"/>
      </w:r>
      <w:r w:rsidR="00B03493">
        <w:rPr>
          <w:noProof/>
        </w:rPr>
        <w:t>6</w:t>
      </w:r>
      <w:r w:rsidR="00B03493">
        <w:rPr>
          <w:noProof/>
        </w:rPr>
        <w:fldChar w:fldCharType="end"/>
      </w:r>
      <w:bookmarkEnd w:id="27"/>
      <w:r>
        <w:t>. Built-in Functions for Trend Variables in Erl</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0"/>
        <w:gridCol w:w="5789"/>
        <w:gridCol w:w="1558"/>
      </w:tblGrid>
      <w:tr w:rsidR="00301E09" w:rsidTr="00233705">
        <w:tc>
          <w:tcPr>
            <w:tcW w:w="1890" w:type="dxa"/>
            <w:vAlign w:val="center"/>
          </w:tcPr>
          <w:p w:rsidR="00301E09" w:rsidRDefault="00301E09" w:rsidP="00EA4E15">
            <w:pPr>
              <w:pStyle w:val="TableHeader"/>
            </w:pPr>
            <w:r>
              <w:t>Function Name</w:t>
            </w:r>
          </w:p>
        </w:tc>
        <w:tc>
          <w:tcPr>
            <w:tcW w:w="5789" w:type="dxa"/>
            <w:vAlign w:val="center"/>
          </w:tcPr>
          <w:p w:rsidR="00301E09" w:rsidRDefault="00301E09" w:rsidP="00EA4E15">
            <w:pPr>
              <w:pStyle w:val="TableHeader"/>
            </w:pPr>
            <w:r>
              <w:t>Description</w:t>
            </w:r>
          </w:p>
        </w:tc>
        <w:tc>
          <w:tcPr>
            <w:tcW w:w="1558" w:type="dxa"/>
            <w:vAlign w:val="center"/>
          </w:tcPr>
          <w:p w:rsidR="00301E09" w:rsidRDefault="00301E09" w:rsidP="00EA4E15">
            <w:pPr>
              <w:pStyle w:val="TableHeader"/>
            </w:pPr>
            <w:r>
              <w:t>Number of Arguments</w:t>
            </w:r>
          </w:p>
        </w:tc>
      </w:tr>
      <w:tr w:rsidR="00301E09" w:rsidTr="00233705">
        <w:tc>
          <w:tcPr>
            <w:tcW w:w="1890" w:type="dxa"/>
            <w:vAlign w:val="center"/>
          </w:tcPr>
          <w:p w:rsidR="00301E09" w:rsidRDefault="00301E09" w:rsidP="00EA4E15">
            <w:pPr>
              <w:pStyle w:val="TableText"/>
            </w:pPr>
            <w:r>
              <w:t>@TrendValue</w:t>
            </w:r>
          </w:p>
        </w:tc>
        <w:tc>
          <w:tcPr>
            <w:tcW w:w="5789" w:type="dxa"/>
            <w:vAlign w:val="center"/>
          </w:tcPr>
          <w:p w:rsidR="00301E09" w:rsidRDefault="00301E09" w:rsidP="00CE67B2">
            <w:pPr>
              <w:pStyle w:val="TableText"/>
            </w:pPr>
            <w:r>
              <w:t>Returns history value for a particular number of timesteps into the past. Dereferences data stored in trend into another Erl variable. Takes trend variable name and the specific timestep into the past to return.</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@TrendAverage</w:t>
            </w:r>
          </w:p>
        </w:tc>
        <w:tc>
          <w:tcPr>
            <w:tcW w:w="5789" w:type="dxa"/>
            <w:vAlign w:val="center"/>
          </w:tcPr>
          <w:p w:rsidR="00301E09" w:rsidRDefault="00301E09" w:rsidP="00CE67B2">
            <w:pPr>
              <w:pStyle w:val="TableText"/>
            </w:pPr>
            <w:r>
              <w:t>Returns historical average (mean) for values in trend variable. Takes trend variable name and number of steps into the past to analyze</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@TrendMax</w:t>
            </w:r>
          </w:p>
        </w:tc>
        <w:tc>
          <w:tcPr>
            <w:tcW w:w="5789" w:type="dxa"/>
            <w:vAlign w:val="center"/>
          </w:tcPr>
          <w:p w:rsidR="00301E09" w:rsidRDefault="00301E09" w:rsidP="00CE67B2">
            <w:pPr>
              <w:pStyle w:val="TableText"/>
            </w:pPr>
            <w:r>
              <w:t>Returns historical maximum for values in trend variable. Takes trend variable name and number of steps into the past to analyze.</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@TrendMin</w:t>
            </w:r>
          </w:p>
        </w:tc>
        <w:tc>
          <w:tcPr>
            <w:tcW w:w="5789" w:type="dxa"/>
            <w:vAlign w:val="center"/>
          </w:tcPr>
          <w:p w:rsidR="00301E09" w:rsidRDefault="00301E09" w:rsidP="00CE67B2">
            <w:pPr>
              <w:pStyle w:val="TableText"/>
            </w:pPr>
            <w:r>
              <w:t>Returns historical minimum for values in trend variable within the index. Takes trend variable name and number of steps into the past to analyze.</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@TrendDirection</w:t>
            </w:r>
          </w:p>
        </w:tc>
        <w:tc>
          <w:tcPr>
            <w:tcW w:w="5789" w:type="dxa"/>
            <w:vAlign w:val="center"/>
          </w:tcPr>
          <w:p w:rsidR="00301E09" w:rsidRDefault="00301E09" w:rsidP="00CE67B2">
            <w:pPr>
              <w:pStyle w:val="TableText"/>
            </w:pPr>
            <w:r>
              <w:t xml:space="preserve">Returns slope of a linear least squares fit of trend data within the index. Positive if trend is increasing, negative if decreasing. </w:t>
            </w:r>
            <w:r>
              <w:lastRenderedPageBreak/>
              <w:t>Takes trend variable name and number of steps into the past to analyze.</w:t>
            </w:r>
          </w:p>
        </w:tc>
        <w:tc>
          <w:tcPr>
            <w:tcW w:w="1558" w:type="dxa"/>
            <w:vAlign w:val="center"/>
          </w:tcPr>
          <w:p w:rsidR="00301E09" w:rsidRDefault="00301E09" w:rsidP="00EA4E15">
            <w:pPr>
              <w:pStyle w:val="TableText"/>
              <w:jc w:val="center"/>
            </w:pPr>
            <w:r>
              <w:lastRenderedPageBreak/>
              <w:t>2</w:t>
            </w:r>
          </w:p>
        </w:tc>
      </w:tr>
      <w:tr w:rsidR="00301E09" w:rsidTr="00233705">
        <w:tc>
          <w:tcPr>
            <w:tcW w:w="1890" w:type="dxa"/>
            <w:vAlign w:val="center"/>
          </w:tcPr>
          <w:p w:rsidR="00301E09" w:rsidRDefault="00301E09" w:rsidP="00EA4E15">
            <w:pPr>
              <w:pStyle w:val="TableText"/>
            </w:pPr>
            <w:r>
              <w:lastRenderedPageBreak/>
              <w:t>@TrendSum</w:t>
            </w:r>
          </w:p>
        </w:tc>
        <w:tc>
          <w:tcPr>
            <w:tcW w:w="5789" w:type="dxa"/>
            <w:vAlign w:val="center"/>
          </w:tcPr>
          <w:p w:rsidR="00301E09" w:rsidRDefault="00301E09" w:rsidP="00CE67B2">
            <w:pPr>
              <w:pStyle w:val="TableText"/>
            </w:pPr>
            <w:r>
              <w:t xml:space="preserve">Returns sum of elements stored in trend. Takes trend variable name and number of steps into the past to analyze. </w:t>
            </w:r>
          </w:p>
        </w:tc>
        <w:tc>
          <w:tcPr>
            <w:tcW w:w="1558" w:type="dxa"/>
            <w:vAlign w:val="center"/>
          </w:tcPr>
          <w:p w:rsidR="00301E09" w:rsidRDefault="00301E09" w:rsidP="00EA4E15">
            <w:pPr>
              <w:pStyle w:val="TableText"/>
              <w:jc w:val="center"/>
            </w:pPr>
            <w:r>
              <w:t>2</w:t>
            </w:r>
          </w:p>
        </w:tc>
      </w:tr>
    </w:tbl>
    <w:p w:rsidR="00301E09" w:rsidRDefault="00301E09" w:rsidP="00233705">
      <w:pPr>
        <w:pStyle w:val="BodyText"/>
        <w:spacing w:after="180"/>
      </w:pPr>
      <w:r>
        <w:t>The trend functions all take as their second argument an array index. This number should be considered an integer for locating an array position. (It will be rounded down to the nearest integer using Fortran’s FLOOR intrinsic.)  This index argument tells the trend functions how far back in time they should reach into the history log when they evaluate the function call. This enables you to compare long- and short-range trends.</w:t>
      </w:r>
    </w:p>
    <w:p w:rsidR="00301E09" w:rsidRDefault="00301E09" w:rsidP="00EB5DDB">
      <w:pPr>
        <w:pStyle w:val="Heading3"/>
      </w:pPr>
      <w:bookmarkStart w:id="29" w:name="_Toc367348161"/>
      <w:r>
        <w:t>Built-in Psychrometric Functions</w:t>
      </w:r>
      <w:bookmarkEnd w:id="29"/>
    </w:p>
    <w:p w:rsidR="00301E09" w:rsidRDefault="00301E09" w:rsidP="00233705">
      <w:pPr>
        <w:pStyle w:val="BodyText"/>
        <w:spacing w:after="180"/>
      </w:pPr>
      <w:r>
        <w:t xml:space="preserve">Building modeling often involves calculations related to moist air. A comprehensive set of built-in functions is available for psychrometric calculations. </w:t>
      </w:r>
      <w:r>
        <w:fldChar w:fldCharType="begin"/>
      </w:r>
      <w:r>
        <w:instrText xml:space="preserve"> REF _Ref229195893 \h </w:instrText>
      </w:r>
      <w:r>
        <w:fldChar w:fldCharType="separate"/>
      </w:r>
      <w:r w:rsidR="00B03493">
        <w:t xml:space="preserve">Table </w:t>
      </w:r>
      <w:r w:rsidR="00B03493">
        <w:rPr>
          <w:noProof/>
        </w:rPr>
        <w:t>7</w:t>
      </w:r>
      <w:r>
        <w:fldChar w:fldCharType="end"/>
      </w:r>
      <w:r>
        <w:t xml:space="preserve"> lists the functions available for use in Erl programs that are related to moist air properties and some physical properties related to water. More discussion of the psychrometric functions is provided in the section “Pyschrometric services” in the Module Developer Guide. </w:t>
      </w:r>
    </w:p>
    <w:p w:rsidR="00301E09" w:rsidRDefault="00301E09" w:rsidP="00233705">
      <w:pPr>
        <w:pStyle w:val="Caption"/>
        <w:spacing w:after="120"/>
      </w:pPr>
      <w:bookmarkStart w:id="30" w:name="_Ref229195893"/>
      <w:bookmarkStart w:id="31" w:name="_Toc367348162"/>
      <w:r>
        <w:t xml:space="preserve">Table </w:t>
      </w:r>
      <w:r w:rsidR="00B03493">
        <w:fldChar w:fldCharType="begin"/>
      </w:r>
      <w:r w:rsidR="00B03493">
        <w:instrText xml:space="preserve"> SEQ Table \* ARABIC </w:instrText>
      </w:r>
      <w:r w:rsidR="00B03493">
        <w:fldChar w:fldCharType="separate"/>
      </w:r>
      <w:r w:rsidR="00B03493">
        <w:rPr>
          <w:noProof/>
        </w:rPr>
        <w:t>7</w:t>
      </w:r>
      <w:r w:rsidR="00B03493">
        <w:rPr>
          <w:noProof/>
        </w:rPr>
        <w:fldChar w:fldCharType="end"/>
      </w:r>
      <w:bookmarkEnd w:id="30"/>
      <w:r>
        <w:t>. Built-in Psychrometric Functions for Erl</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440"/>
        <w:gridCol w:w="2790"/>
        <w:gridCol w:w="3168"/>
      </w:tblGrid>
      <w:tr w:rsidR="00301E09" w:rsidRPr="00733184" w:rsidTr="00CB532D">
        <w:trPr>
          <w:tblHeader/>
        </w:trPr>
        <w:tc>
          <w:tcPr>
            <w:tcW w:w="2178" w:type="dxa"/>
            <w:shd w:val="clear" w:color="auto" w:fill="auto"/>
          </w:tcPr>
          <w:p w:rsidR="00301E09" w:rsidRPr="00733184" w:rsidRDefault="00301E09" w:rsidP="00733184">
            <w:pPr>
              <w:pStyle w:val="TableHeader"/>
            </w:pPr>
            <w:r w:rsidRPr="00733184">
              <w:t>Function Name</w:t>
            </w:r>
          </w:p>
        </w:tc>
        <w:tc>
          <w:tcPr>
            <w:tcW w:w="1440" w:type="dxa"/>
            <w:shd w:val="clear" w:color="auto" w:fill="auto"/>
          </w:tcPr>
          <w:p w:rsidR="00301E09" w:rsidRPr="00733184" w:rsidRDefault="00301E09" w:rsidP="00733184">
            <w:pPr>
              <w:pStyle w:val="TableHeader"/>
            </w:pPr>
            <w:r w:rsidRPr="00733184">
              <w:t>Arguments</w:t>
            </w:r>
          </w:p>
        </w:tc>
        <w:tc>
          <w:tcPr>
            <w:tcW w:w="2790" w:type="dxa"/>
            <w:shd w:val="clear" w:color="auto" w:fill="auto"/>
          </w:tcPr>
          <w:p w:rsidR="00301E09" w:rsidRPr="00733184" w:rsidRDefault="00301E09" w:rsidP="00733184">
            <w:pPr>
              <w:pStyle w:val="TableHeader"/>
            </w:pPr>
            <w:r w:rsidRPr="00733184">
              <w:t>Description</w:t>
            </w:r>
          </w:p>
        </w:tc>
        <w:tc>
          <w:tcPr>
            <w:tcW w:w="3168" w:type="dxa"/>
            <w:shd w:val="clear" w:color="auto" w:fill="auto"/>
          </w:tcPr>
          <w:p w:rsidR="00301E09" w:rsidRPr="00733184" w:rsidRDefault="00301E09" w:rsidP="00733184">
            <w:pPr>
              <w:pStyle w:val="TableHeader"/>
            </w:pPr>
            <w:r w:rsidRPr="00733184">
              <w:t>Units</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keepLines w:val="0"/>
              <w:jc w:val="center"/>
            </w:pPr>
            <w:r w:rsidRPr="00733184">
              <w:t>@RhoAirFnPbTdbW</w:t>
            </w:r>
          </w:p>
        </w:tc>
        <w:tc>
          <w:tcPr>
            <w:tcW w:w="1440" w:type="dxa"/>
            <w:shd w:val="clear" w:color="auto" w:fill="auto"/>
          </w:tcPr>
          <w:p w:rsidR="00301E09" w:rsidRPr="00733184" w:rsidRDefault="00301E09" w:rsidP="00CB532D">
            <w:pPr>
              <w:pStyle w:val="TableText"/>
              <w:keepLines w:val="0"/>
            </w:pPr>
            <w:r w:rsidRPr="00733184">
              <w:t>Result</w:t>
            </w:r>
          </w:p>
        </w:tc>
        <w:tc>
          <w:tcPr>
            <w:tcW w:w="2790" w:type="dxa"/>
            <w:shd w:val="clear" w:color="auto" w:fill="auto"/>
          </w:tcPr>
          <w:p w:rsidR="00301E09" w:rsidRPr="00733184" w:rsidRDefault="00301E09" w:rsidP="00CB532D">
            <w:pPr>
              <w:pStyle w:val="TableText"/>
              <w:keepLines w:val="0"/>
            </w:pPr>
            <w:r w:rsidRPr="00733184">
              <w:t>Density of moist air</w:t>
            </w:r>
          </w:p>
        </w:tc>
        <w:tc>
          <w:tcPr>
            <w:tcW w:w="3168" w:type="dxa"/>
            <w:shd w:val="clear" w:color="auto" w:fill="auto"/>
          </w:tcPr>
          <w:p w:rsidR="00301E09" w:rsidRPr="00733184" w:rsidRDefault="00301E09" w:rsidP="00CB532D">
            <w:pPr>
              <w:pStyle w:val="TableText"/>
              <w:keepLines w:val="0"/>
            </w:pPr>
            <w:r w:rsidRPr="00733184">
              <w:t>kg/m</w:t>
            </w:r>
            <w:r w:rsidRPr="00CB532D">
              <w:rPr>
                <w:vertAlign w:val="superscript"/>
              </w:rPr>
              <w:t>3</w:t>
            </w:r>
          </w:p>
        </w:tc>
      </w:tr>
      <w:tr w:rsidR="00301E09" w:rsidRPr="00733184" w:rsidTr="00CB532D">
        <w:tc>
          <w:tcPr>
            <w:tcW w:w="2178" w:type="dxa"/>
            <w:vMerge/>
            <w:shd w:val="clear" w:color="auto" w:fill="auto"/>
          </w:tcPr>
          <w:p w:rsidR="00301E09" w:rsidRPr="00733184" w:rsidRDefault="00301E09" w:rsidP="00CB532D">
            <w:pPr>
              <w:pStyle w:val="TableText"/>
              <w:keepLines w:val="0"/>
            </w:pPr>
          </w:p>
        </w:tc>
        <w:tc>
          <w:tcPr>
            <w:tcW w:w="1440" w:type="dxa"/>
            <w:shd w:val="clear" w:color="auto" w:fill="auto"/>
          </w:tcPr>
          <w:p w:rsidR="00301E09" w:rsidRPr="00733184" w:rsidRDefault="00301E09" w:rsidP="00CB532D">
            <w:pPr>
              <w:pStyle w:val="TableText"/>
              <w:keepLines w:val="0"/>
            </w:pPr>
            <w:r w:rsidRPr="00733184">
              <w:t>Input 1</w:t>
            </w:r>
          </w:p>
        </w:tc>
        <w:tc>
          <w:tcPr>
            <w:tcW w:w="2790" w:type="dxa"/>
            <w:shd w:val="clear" w:color="auto" w:fill="auto"/>
          </w:tcPr>
          <w:p w:rsidR="00301E09" w:rsidRPr="00733184" w:rsidRDefault="00301E09" w:rsidP="00CB532D">
            <w:pPr>
              <w:pStyle w:val="TableText"/>
              <w:keepLines w:val="0"/>
            </w:pPr>
            <w:r w:rsidRPr="00733184">
              <w:t>Barometric pressure</w:t>
            </w:r>
          </w:p>
        </w:tc>
        <w:tc>
          <w:tcPr>
            <w:tcW w:w="3168" w:type="dxa"/>
            <w:shd w:val="clear" w:color="auto" w:fill="auto"/>
          </w:tcPr>
          <w:p w:rsidR="00301E09" w:rsidRPr="00733184" w:rsidRDefault="00301E09" w:rsidP="00CB532D">
            <w:pPr>
              <w:pStyle w:val="TableText"/>
              <w:keepLines w:val="0"/>
            </w:pPr>
            <w:r w:rsidRPr="00733184">
              <w:t>Pa</w:t>
            </w:r>
          </w:p>
        </w:tc>
      </w:tr>
      <w:tr w:rsidR="00301E09" w:rsidRPr="00733184" w:rsidTr="00CB532D">
        <w:tc>
          <w:tcPr>
            <w:tcW w:w="2178" w:type="dxa"/>
            <w:vMerge/>
            <w:shd w:val="clear" w:color="auto" w:fill="auto"/>
          </w:tcPr>
          <w:p w:rsidR="00301E09" w:rsidRPr="00733184" w:rsidRDefault="00301E09" w:rsidP="00CB532D">
            <w:pPr>
              <w:pStyle w:val="TableText"/>
              <w:keepLines w:val="0"/>
            </w:pPr>
          </w:p>
        </w:tc>
        <w:tc>
          <w:tcPr>
            <w:tcW w:w="1440" w:type="dxa"/>
            <w:shd w:val="clear" w:color="auto" w:fill="auto"/>
          </w:tcPr>
          <w:p w:rsidR="00301E09" w:rsidRPr="00733184" w:rsidRDefault="00301E09" w:rsidP="00CB532D">
            <w:pPr>
              <w:pStyle w:val="TableText"/>
              <w:keepLines w:val="0"/>
            </w:pPr>
            <w:r w:rsidRPr="00733184">
              <w:t>Input 2</w:t>
            </w:r>
          </w:p>
        </w:tc>
        <w:tc>
          <w:tcPr>
            <w:tcW w:w="2790" w:type="dxa"/>
            <w:shd w:val="clear" w:color="auto" w:fill="auto"/>
          </w:tcPr>
          <w:p w:rsidR="00301E09" w:rsidRPr="00733184" w:rsidRDefault="00301E09" w:rsidP="00CB532D">
            <w:pPr>
              <w:pStyle w:val="TableText"/>
              <w:keepLines w:val="0"/>
            </w:pPr>
            <w:r w:rsidRPr="00733184">
              <w:t>Drybulb temperature</w:t>
            </w:r>
          </w:p>
        </w:tc>
        <w:tc>
          <w:tcPr>
            <w:tcW w:w="3168" w:type="dxa"/>
            <w:shd w:val="clear" w:color="auto" w:fill="auto"/>
          </w:tcPr>
          <w:p w:rsidR="00301E09" w:rsidRPr="00733184" w:rsidRDefault="00301E09" w:rsidP="00CB532D">
            <w:pPr>
              <w:pStyle w:val="TableText"/>
              <w:keepLines w:val="0"/>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301E09" w:rsidP="00B64234">
            <w:pPr>
              <w:pStyle w:val="TableText"/>
            </w:pPr>
            <w:r w:rsidRPr="00733184">
              <w:t>kg</w:t>
            </w:r>
            <w:r w:rsidR="00B64234">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@CpAirFnWTdb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capacity of moist air</w:t>
            </w:r>
          </w:p>
        </w:tc>
        <w:tc>
          <w:tcPr>
            <w:tcW w:w="3168" w:type="dxa"/>
            <w:shd w:val="clear" w:color="auto" w:fill="auto"/>
          </w:tcPr>
          <w:p w:rsidR="00301E09" w:rsidRPr="00733184" w:rsidRDefault="00301E09" w:rsidP="00275259">
            <w:pPr>
              <w:pStyle w:val="TableText"/>
            </w:pPr>
            <w:r w:rsidRPr="00733184">
              <w:t>J/kg-</w:t>
            </w:r>
            <w:r w:rsidRPr="00CB532D">
              <w:rPr>
                <w:rFonts w:cs="Arial"/>
              </w:rPr>
              <w:t>°</w:t>
            </w:r>
            <w:r w:rsidRPr="00733184">
              <w:t>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@HfgAirFnWTdb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of vaporization for vapor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@HgAirFnWTdb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Enthalpy of the gas</w:t>
            </w:r>
          </w:p>
        </w:tc>
        <w:tc>
          <w:tcPr>
            <w:tcW w:w="3168" w:type="dxa"/>
            <w:shd w:val="clear" w:color="auto" w:fill="auto"/>
          </w:tcPr>
          <w:p w:rsidR="00301E09" w:rsidRPr="00733184" w:rsidRDefault="00301E09" w:rsidP="00275259">
            <w:pPr>
              <w:pStyle w:val="TableText"/>
            </w:pP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@TdpFnTdbTwbPb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Dew-point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Wetbulb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@TdpFnWPb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Dew-point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@HFnTdbW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@HFnTdbRhPb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@TdbFnHW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@RhovFnTdbRh</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Vapor density in air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@RhovFnTdbWPb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Vapor density in air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@RhFnTdbRhov</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Vapor density in air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[0.0..1.0]</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@TwbFnTdbWPb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Wetbulb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@VFnTdbWPb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 xml:space="preserve">Specific volume </w:t>
            </w:r>
          </w:p>
        </w:tc>
        <w:tc>
          <w:tcPr>
            <w:tcW w:w="3168" w:type="dxa"/>
            <w:shd w:val="clear" w:color="auto" w:fill="auto"/>
          </w:tcPr>
          <w:p w:rsidR="00301E09" w:rsidRPr="00733184" w:rsidRDefault="00301E09" w:rsidP="00275259">
            <w:pPr>
              <w:pStyle w:val="TableText"/>
            </w:pPr>
            <w:r w:rsidRPr="00733184">
              <w:t>m</w:t>
            </w:r>
            <w:r w:rsidRPr="00CB532D">
              <w:rPr>
                <w:vertAlign w:val="superscript"/>
              </w:rPr>
              <w:t>3</w:t>
            </w:r>
            <w:r w:rsidRPr="00733184">
              <w:t>/kg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@WFnTdpPb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Dew-point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@WFnTdbH</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@WFnTdbTwbPb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Wetbulb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@WFnTdbRhPb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[0.0..1.0]</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@PsatFnTemp</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Saturation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@TsatFnHPb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Saturation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@CpCW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capacity of water</w:t>
            </w:r>
          </w:p>
        </w:tc>
        <w:tc>
          <w:tcPr>
            <w:tcW w:w="3168" w:type="dxa"/>
            <w:shd w:val="clear" w:color="auto" w:fill="auto"/>
          </w:tcPr>
          <w:p w:rsidR="00301E09" w:rsidRPr="00733184" w:rsidRDefault="00301E09" w:rsidP="00275259">
            <w:pPr>
              <w:pStyle w:val="TableText"/>
            </w:pPr>
            <w:r w:rsidRPr="00733184">
              <w:t>J/kg-K</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@CpHW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capacity of water</w:t>
            </w:r>
          </w:p>
        </w:tc>
        <w:tc>
          <w:tcPr>
            <w:tcW w:w="3168" w:type="dxa"/>
            <w:shd w:val="clear" w:color="auto" w:fill="auto"/>
          </w:tcPr>
          <w:p w:rsidR="00301E09" w:rsidRPr="00733184" w:rsidRDefault="00301E09" w:rsidP="00275259">
            <w:pPr>
              <w:pStyle w:val="TableText"/>
            </w:pPr>
            <w:r w:rsidRPr="00733184">
              <w:t>J/kg-K</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@RhoH2O</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Density of water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Temperature</w:t>
            </w:r>
          </w:p>
        </w:tc>
        <w:tc>
          <w:tcPr>
            <w:tcW w:w="3168" w:type="dxa"/>
            <w:shd w:val="clear" w:color="auto" w:fill="auto"/>
          </w:tcPr>
          <w:p w:rsidR="00301E09" w:rsidRPr="00733184" w:rsidRDefault="00301E09" w:rsidP="00275259">
            <w:pPr>
              <w:pStyle w:val="TableText"/>
            </w:pPr>
            <w:r w:rsidRPr="00733184">
              <w:t>ºC</w:t>
            </w:r>
          </w:p>
        </w:tc>
      </w:tr>
    </w:tbl>
    <w:p w:rsidR="00301E09" w:rsidRDefault="00301E09" w:rsidP="00733184">
      <w:pPr>
        <w:pStyle w:val="BodyText"/>
      </w:pPr>
    </w:p>
    <w:p w:rsidR="00301E09" w:rsidRDefault="00301E09" w:rsidP="00EB5DDB">
      <w:pPr>
        <w:pStyle w:val="Heading3"/>
      </w:pPr>
      <w:bookmarkStart w:id="32" w:name="_Toc367348163"/>
      <w:r>
        <w:t>Built-in Curve and Table Functions</w:t>
      </w:r>
      <w:bookmarkEnd w:id="32"/>
    </w:p>
    <w:p w:rsidR="00621D4C" w:rsidRDefault="00621D4C" w:rsidP="00621D4C">
      <w:pPr>
        <w:pStyle w:val="BodyText"/>
      </w:pPr>
      <w:r>
        <w:t xml:space="preserve">EnergyPlus has a number of different generic curve and table input objects that are used to describe the performance characteristics for various component models.  </w:t>
      </w:r>
      <w:r>
        <w:fldChar w:fldCharType="begin"/>
      </w:r>
      <w:r>
        <w:instrText xml:space="preserve"> REF _Ref313623438 \h </w:instrText>
      </w:r>
      <w:r>
        <w:fldChar w:fldCharType="separate"/>
      </w:r>
      <w:r w:rsidR="00B03493">
        <w:t xml:space="preserve">Table </w:t>
      </w:r>
      <w:r w:rsidR="00B03493">
        <w:rPr>
          <w:noProof/>
        </w:rPr>
        <w:t>8</w:t>
      </w:r>
      <w:r>
        <w:fldChar w:fldCharType="end"/>
      </w:r>
      <w:r>
        <w:t xml:space="preserve"> describes a built-in function called @CurveValue that is available for reusing those curve and table input objects in your Erl programs.  Although the Erl language could be used to replicate the functionality, reusing those input objects can have advantages because the input may have already been developed for use in traditional component models or the limiting and interpolation methods are helpful.  The @CurveValue function expects six arguments, although usually only a subset of them will be used depending on the number of independent variables involved with the curve or table.  Because Erl does not support passing optional arguments, dummy variables do need to be included in the function call for all unused independent variables.  For example, the Curve:Biquadratric object has only x and y independent variables, so input arguments 4, 5, and 6 will not be used when @CurveValue is evaluated:  </w:t>
      </w:r>
    </w:p>
    <w:p w:rsidR="00621D4C" w:rsidRDefault="00621D4C" w:rsidP="00621D4C">
      <w:pPr>
        <w:pStyle w:val="BodyText"/>
      </w:pPr>
      <w:r>
        <w:tab/>
        <w:t>Set MyCurveResult = @CurveValue myCurveIndex X1 Y1 dummy dummy dummy;</w:t>
      </w:r>
    </w:p>
    <w:p w:rsidR="00621D4C" w:rsidRDefault="00621D4C" w:rsidP="00621D4C">
      <w:pPr>
        <w:pStyle w:val="BodyText"/>
      </w:pPr>
      <w:r>
        <w:t xml:space="preserve">The first input argument is always an Erl variable that has been declared using an </w:t>
      </w:r>
      <w:r w:rsidRPr="00A86D53">
        <w:t>EnergyManagementSystem:CurveOrTableIndexVariable</w:t>
      </w:r>
      <w:r>
        <w:t xml:space="preserve"> input object.  This variable identifies the location of a specific curve or table in the program’s internal data structures.  It is important that you do not inadvertently reassign the value held in this variable because it is only filled once at the beginning of the simulation.</w:t>
      </w:r>
    </w:p>
    <w:p w:rsidR="00621D4C" w:rsidRDefault="00621D4C" w:rsidP="00621D4C">
      <w:pPr>
        <w:pStyle w:val="BodyText"/>
      </w:pPr>
    </w:p>
    <w:p w:rsidR="00621D4C" w:rsidRDefault="00621D4C" w:rsidP="00621D4C">
      <w:pPr>
        <w:pStyle w:val="Caption"/>
        <w:spacing w:after="120"/>
      </w:pPr>
      <w:bookmarkStart w:id="33" w:name="_Ref313623438"/>
      <w:bookmarkStart w:id="34" w:name="_Toc367348164"/>
      <w:r>
        <w:t xml:space="preserve">Table </w:t>
      </w:r>
      <w:r w:rsidR="00B03493">
        <w:fldChar w:fldCharType="begin"/>
      </w:r>
      <w:r w:rsidR="00B03493">
        <w:instrText xml:space="preserve"> SEQ Table \* ARABIC </w:instrText>
      </w:r>
      <w:r w:rsidR="00B03493">
        <w:fldChar w:fldCharType="separate"/>
      </w:r>
      <w:r w:rsidR="00B03493">
        <w:rPr>
          <w:noProof/>
        </w:rPr>
        <w:t>8</w:t>
      </w:r>
      <w:r w:rsidR="00B03493">
        <w:rPr>
          <w:noProof/>
        </w:rPr>
        <w:fldChar w:fldCharType="end"/>
      </w:r>
      <w:bookmarkEnd w:id="33"/>
      <w:r>
        <w:t>. Built-in Function for Accessing Curves and Tables</w:t>
      </w:r>
      <w:bookmarkEnd w:id="34"/>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422"/>
        <w:gridCol w:w="2970"/>
        <w:gridCol w:w="2808"/>
      </w:tblGrid>
      <w:tr w:rsidR="00621D4C" w:rsidTr="00305DB3">
        <w:tc>
          <w:tcPr>
            <w:tcW w:w="2178" w:type="dxa"/>
            <w:tcBorders>
              <w:bottom w:val="single" w:sz="8" w:space="0" w:color="auto"/>
            </w:tcBorders>
            <w:vAlign w:val="center"/>
          </w:tcPr>
          <w:p w:rsidR="00621D4C" w:rsidRDefault="00621D4C" w:rsidP="00305DB3">
            <w:pPr>
              <w:pStyle w:val="TableHeader"/>
            </w:pPr>
            <w:r>
              <w:t>Function Name</w:t>
            </w:r>
          </w:p>
        </w:tc>
        <w:tc>
          <w:tcPr>
            <w:tcW w:w="1422" w:type="dxa"/>
            <w:tcBorders>
              <w:bottom w:val="single" w:sz="8" w:space="0" w:color="auto"/>
            </w:tcBorders>
            <w:vAlign w:val="center"/>
          </w:tcPr>
          <w:p w:rsidR="00621D4C" w:rsidRDefault="00621D4C" w:rsidP="00305DB3">
            <w:pPr>
              <w:pStyle w:val="TableHeader"/>
            </w:pPr>
            <w:r>
              <w:t>Arguments</w:t>
            </w:r>
          </w:p>
        </w:tc>
        <w:tc>
          <w:tcPr>
            <w:tcW w:w="2970" w:type="dxa"/>
            <w:tcBorders>
              <w:bottom w:val="single" w:sz="8" w:space="0" w:color="auto"/>
            </w:tcBorders>
            <w:vAlign w:val="center"/>
          </w:tcPr>
          <w:p w:rsidR="00621D4C" w:rsidRDefault="00621D4C" w:rsidP="00305DB3">
            <w:pPr>
              <w:pStyle w:val="TableHeader"/>
            </w:pPr>
            <w:r>
              <w:t>Description</w:t>
            </w:r>
          </w:p>
        </w:tc>
        <w:tc>
          <w:tcPr>
            <w:tcW w:w="2808" w:type="dxa"/>
            <w:tcBorders>
              <w:bottom w:val="single" w:sz="8" w:space="0" w:color="auto"/>
            </w:tcBorders>
            <w:vAlign w:val="center"/>
          </w:tcPr>
          <w:p w:rsidR="00621D4C" w:rsidRDefault="00621D4C" w:rsidP="00305DB3">
            <w:pPr>
              <w:pStyle w:val="TableHeader"/>
            </w:pPr>
            <w:r>
              <w:t>Notes</w:t>
            </w:r>
          </w:p>
        </w:tc>
      </w:tr>
      <w:tr w:rsidR="00621D4C" w:rsidRPr="00CF0E7D" w:rsidTr="00305DB3">
        <w:tc>
          <w:tcPr>
            <w:tcW w:w="2178" w:type="dxa"/>
            <w:vMerge w:val="restart"/>
            <w:tcBorders>
              <w:top w:val="single" w:sz="8" w:space="0" w:color="auto"/>
            </w:tcBorders>
            <w:vAlign w:val="center"/>
          </w:tcPr>
          <w:p w:rsidR="00621D4C" w:rsidRPr="0007441A" w:rsidRDefault="00621D4C" w:rsidP="00305DB3">
            <w:pPr>
              <w:pStyle w:val="TableText"/>
            </w:pPr>
            <w:r>
              <w:t>@CurveValue</w:t>
            </w:r>
          </w:p>
        </w:tc>
        <w:tc>
          <w:tcPr>
            <w:tcW w:w="1422" w:type="dxa"/>
            <w:tcBorders>
              <w:top w:val="single" w:sz="8" w:space="0" w:color="auto"/>
            </w:tcBorders>
            <w:vAlign w:val="center"/>
          </w:tcPr>
          <w:p w:rsidR="00621D4C" w:rsidRPr="00CF0E7D" w:rsidRDefault="00621D4C" w:rsidP="00305DB3">
            <w:pPr>
              <w:pStyle w:val="TableText"/>
            </w:pPr>
            <w:r w:rsidRPr="00CF0E7D">
              <w:t>Result</w:t>
            </w:r>
          </w:p>
        </w:tc>
        <w:tc>
          <w:tcPr>
            <w:tcW w:w="2970" w:type="dxa"/>
            <w:tcBorders>
              <w:top w:val="single" w:sz="8" w:space="0" w:color="auto"/>
            </w:tcBorders>
            <w:vAlign w:val="center"/>
          </w:tcPr>
          <w:p w:rsidR="00621D4C" w:rsidRPr="00126D88" w:rsidRDefault="00621D4C" w:rsidP="00305DB3">
            <w:pPr>
              <w:pStyle w:val="TableText"/>
            </w:pPr>
            <w:r>
              <w:t>Result from evaluating the curve or table as a function of the input arguments</w:t>
            </w:r>
          </w:p>
        </w:tc>
        <w:tc>
          <w:tcPr>
            <w:tcW w:w="2808" w:type="dxa"/>
            <w:tcBorders>
              <w:top w:val="single" w:sz="8" w:space="0" w:color="auto"/>
            </w:tcBorders>
            <w:vAlign w:val="center"/>
          </w:tcPr>
          <w:p w:rsidR="00621D4C" w:rsidRPr="00CF0E7D" w:rsidRDefault="00621D4C" w:rsidP="00305DB3">
            <w:pPr>
              <w:pStyle w:val="TableText"/>
            </w:pP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CF0E7D" w:rsidRDefault="00621D4C" w:rsidP="00305DB3">
            <w:pPr>
              <w:pStyle w:val="TableText"/>
            </w:pPr>
            <w:r w:rsidRPr="00CF0E7D">
              <w:t>Input 1</w:t>
            </w:r>
          </w:p>
        </w:tc>
        <w:tc>
          <w:tcPr>
            <w:tcW w:w="2970" w:type="dxa"/>
            <w:vAlign w:val="center"/>
          </w:tcPr>
          <w:p w:rsidR="00621D4C" w:rsidRPr="00CF0E7D" w:rsidRDefault="00621D4C" w:rsidP="00305DB3">
            <w:pPr>
              <w:pStyle w:val="TableText"/>
            </w:pPr>
            <w:r>
              <w:t xml:space="preserve">Index variable that “points” to a specific curve or table object defined elsewhere in the IDF.  </w:t>
            </w:r>
          </w:p>
        </w:tc>
        <w:tc>
          <w:tcPr>
            <w:tcW w:w="2808" w:type="dxa"/>
            <w:vAlign w:val="center"/>
          </w:tcPr>
          <w:p w:rsidR="00621D4C" w:rsidRPr="00CF0E7D" w:rsidRDefault="00621D4C" w:rsidP="00305DB3">
            <w:pPr>
              <w:pStyle w:val="TableText"/>
            </w:pPr>
            <w:r>
              <w:t>This variable needs to be declared and filled using an EnergyManagementSystem:CurveOrTableIndexVariable object.</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126D88" w:rsidRDefault="00621D4C" w:rsidP="00305DB3">
            <w:pPr>
              <w:pStyle w:val="TableText"/>
            </w:pPr>
            <w:r w:rsidRPr="00126D88">
              <w:t xml:space="preserve">Input </w:t>
            </w:r>
            <w:r>
              <w:t>2</w:t>
            </w:r>
          </w:p>
        </w:tc>
        <w:tc>
          <w:tcPr>
            <w:tcW w:w="2970" w:type="dxa"/>
            <w:vAlign w:val="center"/>
          </w:tcPr>
          <w:p w:rsidR="00621D4C" w:rsidRPr="00CF0E7D" w:rsidRDefault="00621D4C" w:rsidP="00305DB3">
            <w:pPr>
              <w:pStyle w:val="TableText"/>
            </w:pPr>
            <w:r>
              <w:t>First independent variable</w:t>
            </w:r>
          </w:p>
        </w:tc>
        <w:tc>
          <w:tcPr>
            <w:tcW w:w="2808" w:type="dxa"/>
            <w:vAlign w:val="center"/>
          </w:tcPr>
          <w:p w:rsidR="00621D4C" w:rsidRPr="00CF0E7D" w:rsidRDefault="00621D4C" w:rsidP="00305DB3">
            <w:pPr>
              <w:pStyle w:val="TableText"/>
            </w:pPr>
            <w:r>
              <w:t>Typically the “X” input value, always used</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126D88" w:rsidRDefault="00621D4C" w:rsidP="00305DB3">
            <w:pPr>
              <w:pStyle w:val="TableText"/>
            </w:pPr>
            <w:r>
              <w:t>Input 3</w:t>
            </w:r>
          </w:p>
        </w:tc>
        <w:tc>
          <w:tcPr>
            <w:tcW w:w="2970" w:type="dxa"/>
            <w:vAlign w:val="center"/>
          </w:tcPr>
          <w:p w:rsidR="00621D4C" w:rsidRDefault="00621D4C" w:rsidP="00305DB3">
            <w:pPr>
              <w:pStyle w:val="TableText"/>
            </w:pPr>
            <w:r>
              <w:t>Second independent variable</w:t>
            </w:r>
          </w:p>
        </w:tc>
        <w:tc>
          <w:tcPr>
            <w:tcW w:w="2808" w:type="dxa"/>
            <w:vAlign w:val="center"/>
          </w:tcPr>
          <w:p w:rsidR="00621D4C" w:rsidRPr="00CF0E7D" w:rsidRDefault="00621D4C" w:rsidP="00305DB3">
            <w:pPr>
              <w:pStyle w:val="TableText"/>
            </w:pPr>
            <w:r>
              <w:t xml:space="preserve">Typically the “Y” value, only used if curve/table has two </w:t>
            </w:r>
            <w:r>
              <w:lastRenderedPageBreak/>
              <w:t>or more independent variables</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126D88" w:rsidRDefault="00621D4C" w:rsidP="00305DB3">
            <w:pPr>
              <w:pStyle w:val="TableText"/>
            </w:pPr>
            <w:r>
              <w:t>Input 4</w:t>
            </w:r>
          </w:p>
        </w:tc>
        <w:tc>
          <w:tcPr>
            <w:tcW w:w="2970" w:type="dxa"/>
            <w:vAlign w:val="center"/>
          </w:tcPr>
          <w:p w:rsidR="00621D4C" w:rsidRDefault="00621D4C" w:rsidP="00305DB3">
            <w:pPr>
              <w:pStyle w:val="TableText"/>
            </w:pPr>
            <w:r>
              <w:t>Third independent variable</w:t>
            </w:r>
          </w:p>
        </w:tc>
        <w:tc>
          <w:tcPr>
            <w:tcW w:w="2808" w:type="dxa"/>
            <w:vAlign w:val="center"/>
          </w:tcPr>
          <w:p w:rsidR="00621D4C" w:rsidRPr="00CF0E7D" w:rsidRDefault="00621D4C" w:rsidP="00305DB3">
            <w:pPr>
              <w:pStyle w:val="TableText"/>
            </w:pPr>
            <w:r>
              <w:t>Typically the “Z” value, only used if curve/table has three or more independent variables.</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Default="00621D4C" w:rsidP="00305DB3">
            <w:pPr>
              <w:pStyle w:val="TableText"/>
            </w:pPr>
            <w:r>
              <w:t>Input 5</w:t>
            </w:r>
          </w:p>
        </w:tc>
        <w:tc>
          <w:tcPr>
            <w:tcW w:w="2970" w:type="dxa"/>
            <w:vAlign w:val="center"/>
          </w:tcPr>
          <w:p w:rsidR="00621D4C" w:rsidRDefault="00621D4C" w:rsidP="00305DB3">
            <w:pPr>
              <w:pStyle w:val="TableText"/>
            </w:pPr>
            <w:r>
              <w:t>Fourth independent variable</w:t>
            </w:r>
          </w:p>
        </w:tc>
        <w:tc>
          <w:tcPr>
            <w:tcW w:w="2808" w:type="dxa"/>
            <w:vAlign w:val="center"/>
          </w:tcPr>
          <w:p w:rsidR="00621D4C" w:rsidRPr="00CF0E7D" w:rsidRDefault="00621D4C" w:rsidP="00305DB3">
            <w:pPr>
              <w:pStyle w:val="TableText"/>
            </w:pPr>
            <w:r>
              <w:t>Only used if table has four or more independent variables</w:t>
            </w:r>
          </w:p>
        </w:tc>
      </w:tr>
      <w:tr w:rsidR="00621D4C" w:rsidRPr="00CF0E7D" w:rsidTr="00305DB3">
        <w:tc>
          <w:tcPr>
            <w:tcW w:w="2178" w:type="dxa"/>
            <w:vMerge/>
            <w:tcBorders>
              <w:bottom w:val="single" w:sz="8" w:space="0" w:color="auto"/>
            </w:tcBorders>
            <w:vAlign w:val="center"/>
          </w:tcPr>
          <w:p w:rsidR="00621D4C" w:rsidRPr="0007441A" w:rsidRDefault="00621D4C" w:rsidP="00305DB3">
            <w:pPr>
              <w:pStyle w:val="TableText"/>
            </w:pPr>
          </w:p>
        </w:tc>
        <w:tc>
          <w:tcPr>
            <w:tcW w:w="1422" w:type="dxa"/>
            <w:tcBorders>
              <w:bottom w:val="single" w:sz="8" w:space="0" w:color="auto"/>
            </w:tcBorders>
            <w:vAlign w:val="center"/>
          </w:tcPr>
          <w:p w:rsidR="00621D4C" w:rsidRDefault="00621D4C" w:rsidP="00305DB3">
            <w:pPr>
              <w:pStyle w:val="TableText"/>
            </w:pPr>
            <w:r>
              <w:t>Input 6</w:t>
            </w:r>
          </w:p>
        </w:tc>
        <w:tc>
          <w:tcPr>
            <w:tcW w:w="2970" w:type="dxa"/>
            <w:tcBorders>
              <w:bottom w:val="single" w:sz="8" w:space="0" w:color="auto"/>
            </w:tcBorders>
            <w:vAlign w:val="center"/>
          </w:tcPr>
          <w:p w:rsidR="00621D4C" w:rsidRDefault="00621D4C" w:rsidP="00305DB3">
            <w:pPr>
              <w:pStyle w:val="TableText"/>
            </w:pPr>
            <w:r>
              <w:t>Fifth independent variable</w:t>
            </w:r>
          </w:p>
        </w:tc>
        <w:tc>
          <w:tcPr>
            <w:tcW w:w="2808" w:type="dxa"/>
            <w:tcBorders>
              <w:bottom w:val="single" w:sz="8" w:space="0" w:color="auto"/>
            </w:tcBorders>
            <w:vAlign w:val="center"/>
          </w:tcPr>
          <w:p w:rsidR="00621D4C" w:rsidRPr="00CF0E7D" w:rsidRDefault="00621D4C" w:rsidP="00305DB3">
            <w:pPr>
              <w:pStyle w:val="TableText"/>
            </w:pPr>
            <w:r>
              <w:t>Only used if table has five independent variables</w:t>
            </w:r>
          </w:p>
        </w:tc>
      </w:tr>
    </w:tbl>
    <w:p w:rsidR="00621D4C" w:rsidRDefault="00621D4C" w:rsidP="00621D4C">
      <w:pPr>
        <w:pStyle w:val="BodyText"/>
      </w:pPr>
    </w:p>
    <w:p w:rsidR="00301E09" w:rsidRDefault="00301E09" w:rsidP="007B568D">
      <w:pPr>
        <w:pStyle w:val="Heading1"/>
      </w:pPr>
      <w:bookmarkStart w:id="35" w:name="_Toc367348165"/>
      <w:r>
        <w:lastRenderedPageBreak/>
        <w:t>Internal Variables</w:t>
      </w:r>
      <w:bookmarkEnd w:id="35"/>
      <w:r>
        <w:t xml:space="preserve"> </w:t>
      </w:r>
    </w:p>
    <w:p w:rsidR="00301E09" w:rsidRDefault="00301E09" w:rsidP="00233705">
      <w:pPr>
        <w:pStyle w:val="BodyText"/>
        <w:spacing w:after="180"/>
      </w:pPr>
      <w:r>
        <w:t xml:space="preserve">Internal variables form a category of built-in data accessible for EMS. They are internal in that they access information about the input file from inside EnergyPlus. You should already have access to the information contained in these because they depend on other content in the IDF. However, it would be inconvenient to always have to coordinate changes between Erl programs and the rest of the IDF. Internal variables simplify the process of keeping an Erl program in sync with other changes to the model. These differ from the built-in variables in that they may or may not be created in every simulation and have user-defined names that distinguish among different instances of the same type of data. The internal variables differ from sensors in that they are usually static values that do not change over time. The constants might vary from run to run but never within a single run period. Internal variables are read only. </w:t>
      </w:r>
    </w:p>
    <w:p w:rsidR="00301E09" w:rsidRDefault="00301E09" w:rsidP="007B568D">
      <w:pPr>
        <w:pStyle w:val="BodyText"/>
      </w:pPr>
      <w:r>
        <w:t xml:space="preserve">Internal variables are automatically made available whenever an input file includes basic EMS input objects and the model they are associated with is included in the input file. To use an internal variable in an Erl program, you must declare it with an EnergyManagementSystem:InternalVariable input object. This object assigns a specified Erl variable name to contain the value in an internal EnergyPlus data structure. The EDD file lists the specific internal variable types, their unique identifying names, and the units. The rest of this section provides information about specific internal variables. </w:t>
      </w:r>
    </w:p>
    <w:p w:rsidR="00301E09" w:rsidRDefault="00301E09" w:rsidP="008474B9">
      <w:pPr>
        <w:pStyle w:val="Heading2"/>
      </w:pPr>
      <w:bookmarkStart w:id="36" w:name="_Toc367348166"/>
      <w:r>
        <w:t>Zone Geometry</w:t>
      </w:r>
      <w:bookmarkEnd w:id="36"/>
    </w:p>
    <w:p w:rsidR="00301E09" w:rsidRDefault="00301E09" w:rsidP="00233705">
      <w:pPr>
        <w:pStyle w:val="BodyText"/>
        <w:spacing w:after="180"/>
      </w:pPr>
      <w:r>
        <w:t>The internal variables called “Zone Air Volume” and “Zone Floor Area” provide basic geometric information about each zone. EnergyPlus calculates these from the geometry in the IDF, or you may input the zone air volume in the zone input object. These internal variables in Erl programming should be useful during a parametric study where the shape of the building is being varied, as for a massing study. For example, you could use the zone floor area to normalize Erl calculations with a per-unit area. Or you could use the zone air volume to convert between air flows in m</w:t>
      </w:r>
      <w:r w:rsidRPr="003677DD">
        <w:rPr>
          <w:vertAlign w:val="superscript"/>
        </w:rPr>
        <w:t>3</w:t>
      </w:r>
      <w:r>
        <w:t>/s to air changes per hour (ACH).</w:t>
      </w:r>
    </w:p>
    <w:p w:rsidR="00301E09" w:rsidRDefault="00301E09" w:rsidP="008474B9">
      <w:pPr>
        <w:pStyle w:val="BodyText"/>
      </w:pPr>
      <w:r>
        <w:t xml:space="preserve">The internal variables called “Zone Multiplier” and “Zone List Multiplier” indicate the multipliers assigned to zones.  These can be useful for customizing sizing calculations. </w:t>
      </w:r>
    </w:p>
    <w:p w:rsidR="00301E09" w:rsidRDefault="00301E09" w:rsidP="00927D7A">
      <w:pPr>
        <w:pStyle w:val="Heading2"/>
      </w:pPr>
      <w:bookmarkStart w:id="37" w:name="_Toc367348167"/>
      <w:r>
        <w:t>Internal Gains</w:t>
      </w:r>
      <w:bookmarkEnd w:id="37"/>
    </w:p>
    <w:p w:rsidR="00301E09" w:rsidRDefault="00301E09" w:rsidP="00927D7A">
      <w:pPr>
        <w:pStyle w:val="BodyText"/>
      </w:pPr>
      <w:r>
        <w:t xml:space="preserve">A number of internal variables describe design levels for the various types of internal gains. </w:t>
      </w:r>
    </w:p>
    <w:p w:rsidR="00301E09" w:rsidRDefault="00301E09" w:rsidP="00D9480D">
      <w:pPr>
        <w:pStyle w:val="Heading3"/>
      </w:pPr>
      <w:bookmarkStart w:id="38" w:name="_Toc367348168"/>
      <w:r>
        <w:t>People Count Design Level</w:t>
      </w:r>
      <w:bookmarkEnd w:id="38"/>
    </w:p>
    <w:p w:rsidR="00301E09" w:rsidRDefault="00301E09" w:rsidP="00927D7A">
      <w:pPr>
        <w:pStyle w:val="BodyText"/>
      </w:pPr>
      <w:r>
        <w:t>The internal variable “People Count Design Level” provides information about the maximum number of people associated with each people input object. The units are number of people. This is the value entered in, or resulting from intermediate calculations using, the inputs in the People object. This variable is useful for scaling the values assigned to the “Number of People” control in the “People” EMS actuator.</w:t>
      </w:r>
    </w:p>
    <w:p w:rsidR="00301E09" w:rsidRDefault="00301E09" w:rsidP="00D9480D">
      <w:pPr>
        <w:pStyle w:val="Heading3"/>
      </w:pPr>
      <w:bookmarkStart w:id="39" w:name="_Toc367348169"/>
      <w:r>
        <w:t>Lighting Power Design Level</w:t>
      </w:r>
      <w:bookmarkEnd w:id="39"/>
    </w:p>
    <w:p w:rsidR="00301E09" w:rsidRDefault="00301E09" w:rsidP="00927D7A">
      <w:pPr>
        <w:pStyle w:val="BodyText"/>
      </w:pPr>
      <w:r>
        <w:t xml:space="preserve">The internal variable “Lighting Power Design Level” provides information about the maximum lighting electrical power level associated with each Lights input object. The units are Watts. This is the value entered in, or resulting from intermediate calculations using, the inputs in the lights object. This variable is useful for scaling the values assigned to the “Electric Power Level control in the “Lights” EMS actuator. </w:t>
      </w:r>
    </w:p>
    <w:p w:rsidR="00301E09" w:rsidRDefault="00301E09" w:rsidP="00D9480D">
      <w:pPr>
        <w:pStyle w:val="Heading3"/>
      </w:pPr>
      <w:bookmarkStart w:id="40" w:name="_Toc367348170"/>
      <w:r>
        <w:lastRenderedPageBreak/>
        <w:t>Plug and Process Power Design Level</w:t>
      </w:r>
      <w:bookmarkEnd w:id="40"/>
    </w:p>
    <w:p w:rsidR="00301E09" w:rsidRDefault="00301E09" w:rsidP="00927D7A">
      <w:pPr>
        <w:pStyle w:val="BodyText"/>
      </w:pPr>
      <w:r>
        <w:t>The internal variable “Plug and Process Power Design Level” provides information about the maximum electrical equipment power level associated with each ElectricEquipment input object. The units are Watts. This is the value entered in, or resulting from intermediate calculations using, the inputs in the ElectricEquipment object. This variable is useful for scaling the values assigned to the “Electric Power Level” control in the “ElectricEquipment” EMS actuator.</w:t>
      </w:r>
    </w:p>
    <w:p w:rsidR="00301E09" w:rsidRDefault="00301E09" w:rsidP="00D9480D">
      <w:pPr>
        <w:pStyle w:val="Heading3"/>
      </w:pPr>
      <w:bookmarkStart w:id="41" w:name="_Toc367348171"/>
      <w:r>
        <w:t>Gas Process Power Design Level</w:t>
      </w:r>
      <w:bookmarkEnd w:id="41"/>
    </w:p>
    <w:p w:rsidR="00301E09" w:rsidRDefault="00301E09" w:rsidP="00887B6F">
      <w:pPr>
        <w:pStyle w:val="BodyText"/>
      </w:pPr>
      <w:r>
        <w:t>The internal variable “Gas Process Power Design Level” provides information about the maximum gas equipment power level associated with each GasEquipment input object. The units are Watts. This is the value entered in, or resulting from intermediate calculations using, the inputs in the GasEquipment object. This variable is useful for scaling the values assigned to the “Gas Power Level” control in the “GasEquipment” EMS actuator.</w:t>
      </w:r>
    </w:p>
    <w:p w:rsidR="00301E09" w:rsidRDefault="00301E09" w:rsidP="00D9480D">
      <w:pPr>
        <w:pStyle w:val="Heading3"/>
      </w:pPr>
      <w:bookmarkStart w:id="42" w:name="_Toc367348172"/>
      <w:r w:rsidRPr="00887B6F">
        <w:t>Process District Heat Design Level</w:t>
      </w:r>
      <w:bookmarkEnd w:id="42"/>
    </w:p>
    <w:p w:rsidR="00301E09" w:rsidRPr="00A3010E" w:rsidRDefault="00301E09" w:rsidP="00887B6F">
      <w:pPr>
        <w:pStyle w:val="BodyText"/>
      </w:pPr>
      <w:r>
        <w:t xml:space="preserve">The internal variable </w:t>
      </w:r>
      <w:r w:rsidRPr="00887B6F">
        <w:t>“Process District Heat Design Level” provides</w:t>
      </w:r>
      <w:r>
        <w:t xml:space="preserve"> information about the maximum district heating power level associated with each HotWaterEquipment input object. The units are Watts. This is the value entered in, or resulting from intermediate calculations using, the inputs in the HotWaterEquipment object. This variable is useful for scaling the values assigned to </w:t>
      </w:r>
      <w:r w:rsidRPr="00A3010E">
        <w:t>the “District Heating Power Level” control in the “</w:t>
      </w:r>
      <w:r>
        <w:t>HotWater</w:t>
      </w:r>
      <w:r w:rsidRPr="00A3010E">
        <w:t>Equipment” EMS actuator.</w:t>
      </w:r>
    </w:p>
    <w:p w:rsidR="00301E09" w:rsidRDefault="00301E09" w:rsidP="00D9480D">
      <w:pPr>
        <w:pStyle w:val="Heading3"/>
        <w:rPr>
          <w:noProof/>
        </w:rPr>
      </w:pPr>
      <w:bookmarkStart w:id="43" w:name="_Toc367348173"/>
      <w:r>
        <w:rPr>
          <w:noProof/>
        </w:rPr>
        <w:t>Process Steam District Heat Design Level</w:t>
      </w:r>
      <w:bookmarkEnd w:id="43"/>
    </w:p>
    <w:p w:rsidR="00301E09" w:rsidRPr="00A3010E" w:rsidRDefault="00301E09" w:rsidP="00D9480D">
      <w:pPr>
        <w:pStyle w:val="BodyText"/>
      </w:pPr>
      <w:r>
        <w:t xml:space="preserve">The internal variable </w:t>
      </w:r>
      <w:r w:rsidRPr="00887B6F">
        <w:t xml:space="preserve">“Process </w:t>
      </w:r>
      <w:r>
        <w:t xml:space="preserve">Steam </w:t>
      </w:r>
      <w:r w:rsidRPr="00887B6F">
        <w:t>District Heat Design Level” provides</w:t>
      </w:r>
      <w:r>
        <w:t xml:space="preserve"> information about the maximum district heating power level associated with each SteamEquipment input object. The units are Watts. This is the value entered in, or resulting from intermediate calculations using, the inputs in the SteamEquipment object. This variable is useful for scaling the values assigned to </w:t>
      </w:r>
      <w:r w:rsidRPr="00A3010E">
        <w:t>the “District Heating Power Level” control in the “</w:t>
      </w:r>
      <w:r>
        <w:t>Steam</w:t>
      </w:r>
      <w:r w:rsidRPr="00A3010E">
        <w:t>Equipment” EMS actuator.</w:t>
      </w:r>
    </w:p>
    <w:p w:rsidR="00301E09" w:rsidRDefault="00301E09" w:rsidP="00D9480D">
      <w:pPr>
        <w:pStyle w:val="Heading3"/>
        <w:rPr>
          <w:noProof/>
        </w:rPr>
      </w:pPr>
      <w:bookmarkStart w:id="44" w:name="_Toc367348174"/>
      <w:r>
        <w:rPr>
          <w:noProof/>
        </w:rPr>
        <w:t>Other Equipment Design Level</w:t>
      </w:r>
      <w:bookmarkEnd w:id="44"/>
    </w:p>
    <w:p w:rsidR="00301E09" w:rsidRDefault="00301E09" w:rsidP="00D9480D">
      <w:pPr>
        <w:pStyle w:val="BodyText"/>
      </w:pPr>
      <w:r>
        <w:t xml:space="preserve">The internal variable </w:t>
      </w:r>
      <w:r w:rsidRPr="00887B6F">
        <w:t>“</w:t>
      </w:r>
      <w:r>
        <w:t>Other Equipment</w:t>
      </w:r>
      <w:r w:rsidRPr="00887B6F">
        <w:t xml:space="preserve"> Design Level” provides</w:t>
      </w:r>
      <w:r>
        <w:t xml:space="preserve"> information about the maximum power level associated with each OtherEquipment input object. The units are Watts. This is the value entered in, or resulting from intermediate calculations using, the inputs in the OtherEquipment object. This variable is useful for scaling the values assigned to </w:t>
      </w:r>
      <w:r w:rsidRPr="00A3010E">
        <w:t>the “Power Level” control in the “</w:t>
      </w:r>
      <w:r>
        <w:t>Other</w:t>
      </w:r>
      <w:r w:rsidRPr="00A3010E">
        <w:t>Equipment” EMS actuator.</w:t>
      </w:r>
    </w:p>
    <w:p w:rsidR="00301E09" w:rsidRDefault="00301E09" w:rsidP="007B0AA6">
      <w:pPr>
        <w:pStyle w:val="Heading3"/>
      </w:pPr>
      <w:bookmarkStart w:id="45" w:name="_Toc367348175"/>
      <w:r>
        <w:t>Simple Zone Baseboard Capacity</w:t>
      </w:r>
      <w:bookmarkEnd w:id="45"/>
    </w:p>
    <w:p w:rsidR="00301E09" w:rsidRPr="00A3010E" w:rsidRDefault="00301E09" w:rsidP="007B0AA6">
      <w:pPr>
        <w:pStyle w:val="BodyText"/>
      </w:pPr>
      <w:r w:rsidRPr="007B0AA6">
        <w:t xml:space="preserve">The internal variables called “Simple Zone Baseboard Capacity At Low Temperature” and “Simple Zone Baseboard Capacity At High Temperature” provide information </w:t>
      </w:r>
      <w:r>
        <w:t>about</w:t>
      </w:r>
      <w:r w:rsidRPr="007B0AA6">
        <w:t xml:space="preserve"> the power levels associated with each ZoneBaseboard:OutdoorTemperatureControlled object</w:t>
      </w:r>
      <w:r>
        <w:t>. These value are inputs to that object. The variables are useful for scaling the values assigned to the “Power Level” control in the “</w:t>
      </w:r>
      <w:r w:rsidRPr="007B0AA6">
        <w:t>ZoneBaseboard:OutdoorTemperatureControlled</w:t>
      </w:r>
      <w:r>
        <w:t xml:space="preserve">” EMS actuator. </w:t>
      </w:r>
    </w:p>
    <w:p w:rsidR="00301E09" w:rsidRDefault="00301E09" w:rsidP="005D4392">
      <w:pPr>
        <w:pStyle w:val="Heading2"/>
      </w:pPr>
      <w:bookmarkStart w:id="46" w:name="_Toc367348176"/>
      <w:r>
        <w:t>HVAC Systems</w:t>
      </w:r>
      <w:bookmarkEnd w:id="46"/>
    </w:p>
    <w:p w:rsidR="00301E09" w:rsidRDefault="00301E09" w:rsidP="0058492E">
      <w:pPr>
        <w:pStyle w:val="Heading3"/>
      </w:pPr>
      <w:bookmarkStart w:id="47" w:name="_Toc367348177"/>
      <w:r>
        <w:t>AirTerminal:SingleDuct:Uncontrolled</w:t>
      </w:r>
      <w:bookmarkEnd w:id="47"/>
    </w:p>
    <w:p w:rsidR="00301E09" w:rsidRDefault="00301E09" w:rsidP="0058492E">
      <w:pPr>
        <w:pStyle w:val="BodyText"/>
      </w:pPr>
      <w:r>
        <w:t>An internal variable called “AirTerminal:SingleDuct:Uncontrolled Maximum Mass Flow Rate” provides information about the design flow rate for direct air terminals. The units are kg/s. This is the mass flow rate (for dry air at standard conditions) at the volume flow rate entered in the field Maximum Air Flow Rate (m</w:t>
      </w:r>
      <w:r w:rsidRPr="008D12AB">
        <w:rPr>
          <w:vertAlign w:val="superscript"/>
        </w:rPr>
        <w:t>3</w:t>
      </w:r>
      <w:r>
        <w:t xml:space="preserve">/s) in the AirTerminal:SingleDuct:Uncontrolled input </w:t>
      </w:r>
      <w:r>
        <w:lastRenderedPageBreak/>
        <w:t>object. This internal variable is useful for scaling the flow rates assigned to the “Mass Flow Rate” control in the “AirTerminal:SingleDuct:Uncontrolled” EMS actuator.</w:t>
      </w:r>
    </w:p>
    <w:p w:rsidR="00301E09" w:rsidRDefault="00301E09" w:rsidP="0058492E">
      <w:pPr>
        <w:pStyle w:val="Heading3"/>
      </w:pPr>
      <w:bookmarkStart w:id="48" w:name="_Toc367348178"/>
      <w:r>
        <w:t>Fan Nominal Ratings</w:t>
      </w:r>
      <w:bookmarkEnd w:id="48"/>
      <w:r>
        <w:t xml:space="preserve"> </w:t>
      </w:r>
    </w:p>
    <w:p w:rsidR="00301E09" w:rsidRDefault="00301E09" w:rsidP="0058492E">
      <w:pPr>
        <w:pStyle w:val="Heading4"/>
        <w:rPr>
          <w:noProof/>
        </w:rPr>
      </w:pPr>
      <w:r>
        <w:rPr>
          <w:noProof/>
        </w:rPr>
        <w:t>Fan Maximum Mass Flow Rate</w:t>
      </w:r>
    </w:p>
    <w:p w:rsidR="00301E09" w:rsidRPr="007B0AA6" w:rsidRDefault="00301E09" w:rsidP="0058492E">
      <w:pPr>
        <w:pStyle w:val="BodyText"/>
      </w:pPr>
      <w:r>
        <w:t>The input variable “</w:t>
      </w:r>
      <w:r>
        <w:rPr>
          <w:noProof/>
        </w:rPr>
        <w:t xml:space="preserve">Fan Maximum Mass Flow Rate” provides information about the maximum flow rate for a fan. The units are kg/s. This is the mass flow rate </w:t>
      </w:r>
      <w:r>
        <w:t>(for dry air at standard conditions) associated with the volume flow rate entered into the Maximum Air Flow Rate (m</w:t>
      </w:r>
      <w:r w:rsidRPr="008D12AB">
        <w:rPr>
          <w:vertAlign w:val="superscript"/>
        </w:rPr>
        <w:t>3</w:t>
      </w:r>
      <w:r>
        <w:t>/s) in the various fan input objects. This internal variable is useful for scaling the flow rates assigned to the “Fan Air Mass Flow Rate” control in the “Fan” EMS actuator.</w:t>
      </w:r>
    </w:p>
    <w:p w:rsidR="00301E09" w:rsidRDefault="00301E09" w:rsidP="0058492E">
      <w:pPr>
        <w:pStyle w:val="Heading4"/>
        <w:rPr>
          <w:noProof/>
        </w:rPr>
      </w:pPr>
      <w:r>
        <w:rPr>
          <w:noProof/>
        </w:rPr>
        <w:t>Fan Nominal Pressure Rise</w:t>
      </w:r>
    </w:p>
    <w:p w:rsidR="00301E09" w:rsidRPr="005A519A" w:rsidRDefault="00301E09" w:rsidP="0058492E">
      <w:pPr>
        <w:pStyle w:val="BodyText"/>
      </w:pPr>
      <w:r w:rsidRPr="005A519A">
        <w:t xml:space="preserve">The input variable “Fan Nominal Pressure Rise” provides information </w:t>
      </w:r>
      <w:r>
        <w:t>about</w:t>
      </w:r>
      <w:r w:rsidRPr="005A519A">
        <w:t xml:space="preserve"> the static pressure rise experienced by a fan</w:t>
      </w:r>
      <w:r>
        <w:t xml:space="preserve">. </w:t>
      </w:r>
      <w:r w:rsidRPr="005A519A">
        <w:t>The units are Pascals</w:t>
      </w:r>
      <w:r>
        <w:t xml:space="preserve">. </w:t>
      </w:r>
      <w:r w:rsidRPr="005A519A">
        <w:t>This is the value entered into the field called Pressure Rise in the various fan input objects</w:t>
      </w:r>
      <w:r>
        <w:t xml:space="preserve">. </w:t>
      </w:r>
      <w:r w:rsidRPr="005A519A">
        <w:t>This internal variable is useful for scaling the pressures assigned to the “Fan Pressure Rise” control in the “Fan” EMS</w:t>
      </w:r>
      <w:r>
        <w:t xml:space="preserve"> actuator.</w:t>
      </w:r>
    </w:p>
    <w:p w:rsidR="00301E09" w:rsidRDefault="00301E09" w:rsidP="0058492E">
      <w:pPr>
        <w:pStyle w:val="Heading4"/>
        <w:rPr>
          <w:noProof/>
        </w:rPr>
      </w:pPr>
      <w:r>
        <w:rPr>
          <w:noProof/>
        </w:rPr>
        <w:t>Fan Nominal Total Efficiency</w:t>
      </w:r>
    </w:p>
    <w:p w:rsidR="00301E09" w:rsidRDefault="00301E09" w:rsidP="0058492E">
      <w:pPr>
        <w:pStyle w:val="BodyText"/>
      </w:pPr>
      <w:r w:rsidRPr="00A60642">
        <w:t xml:space="preserve">The input variable “Fan Nominal Total Efficiency” provides information </w:t>
      </w:r>
      <w:r>
        <w:t>about</w:t>
      </w:r>
      <w:r w:rsidRPr="00A60642">
        <w:t xml:space="preserve"> the nominal efficiency of each fan</w:t>
      </w:r>
      <w:r>
        <w:t xml:space="preserve">. </w:t>
      </w:r>
      <w:r w:rsidRPr="00A60642">
        <w:t>The value is dimensionless an</w:t>
      </w:r>
      <w:r>
        <w:t>d</w:t>
      </w:r>
      <w:r w:rsidRPr="00A60642">
        <w:t xml:space="preserve"> expressed as a fraction</w:t>
      </w:r>
      <w:r>
        <w:t xml:space="preserve">. </w:t>
      </w:r>
      <w:r w:rsidRPr="00A60642">
        <w:t>This is the value entered into the field called Fan Efficiency in the various fan input objects</w:t>
      </w:r>
      <w:r>
        <w:t xml:space="preserve">. </w:t>
      </w:r>
      <w:r w:rsidRPr="00A60642">
        <w:t>This internal variable is useful for scaling the value assigned to “Fan Total Efficiency” control in the “Fan” EMS actuator.</w:t>
      </w:r>
    </w:p>
    <w:p w:rsidR="00301E09" w:rsidRDefault="00301E09" w:rsidP="0058492E">
      <w:pPr>
        <w:pStyle w:val="Heading3"/>
      </w:pPr>
      <w:bookmarkStart w:id="49" w:name="_Toc367348179"/>
      <w:r>
        <w:t>Unitary HVAC Nominal Ratings</w:t>
      </w:r>
      <w:bookmarkEnd w:id="49"/>
    </w:p>
    <w:p w:rsidR="00301E09" w:rsidRPr="00181317" w:rsidRDefault="00301E09" w:rsidP="0058492E">
      <w:pPr>
        <w:pStyle w:val="Heading4"/>
      </w:pPr>
      <w:r w:rsidRPr="00181317">
        <w:t>Unitary HVAC Design Heating Capacity</w:t>
      </w:r>
    </w:p>
    <w:p w:rsidR="00301E09" w:rsidRPr="00181317" w:rsidRDefault="00301E09" w:rsidP="0058492E">
      <w:pPr>
        <w:pStyle w:val="BodyText"/>
      </w:pPr>
      <w:r w:rsidRPr="00181317">
        <w:t xml:space="preserve">The internal variable called “Unitary HVAC Design Heating Capacity” provides information </w:t>
      </w:r>
      <w:r>
        <w:t>about</w:t>
      </w:r>
      <w:r w:rsidRPr="00181317">
        <w:t xml:space="preserve"> the nominal heating capacity of unitary or furnace HVAC equipment</w:t>
      </w:r>
      <w:r>
        <w:t xml:space="preserve">. The units are Watts. The source of these data will vary depending on the type of heating coil. This internal variable is useful for scaling the value assigned to “Sensible Load Request” control in the “Unitary HVAC” EMS actuator. </w:t>
      </w:r>
    </w:p>
    <w:p w:rsidR="00301E09" w:rsidRPr="00181317" w:rsidRDefault="00301E09" w:rsidP="0058492E">
      <w:pPr>
        <w:pStyle w:val="Heading4"/>
      </w:pPr>
      <w:r w:rsidRPr="00181317">
        <w:t>Unitary HVAC Design Cooling Capacity</w:t>
      </w:r>
    </w:p>
    <w:p w:rsidR="00301E09" w:rsidRDefault="00301E09" w:rsidP="0058492E">
      <w:pPr>
        <w:pStyle w:val="BodyText"/>
      </w:pPr>
      <w:r w:rsidRPr="00181317">
        <w:t xml:space="preserve">The internal variable called “Unitary HVAC Design </w:t>
      </w:r>
      <w:r>
        <w:t>Cooling</w:t>
      </w:r>
      <w:r w:rsidRPr="00181317">
        <w:t xml:space="preserve"> Capacity” provides information </w:t>
      </w:r>
      <w:r>
        <w:t>about</w:t>
      </w:r>
      <w:r w:rsidRPr="00181317">
        <w:t xml:space="preserve"> the nominal </w:t>
      </w:r>
      <w:r>
        <w:t>cooling</w:t>
      </w:r>
      <w:r w:rsidRPr="00181317">
        <w:t xml:space="preserve"> capacity of unitary or furnace HVAC equipment</w:t>
      </w:r>
      <w:r>
        <w:t>. The units are Watts. The source of these data will vary depending on the type of cooling coil. This internal variable is useful for scaling the value assigned to “Sensible Load Request” control in the “Unitary HVAC” EMS actuator.</w:t>
      </w:r>
    </w:p>
    <w:p w:rsidR="00301E09" w:rsidRDefault="00301E09" w:rsidP="0058492E">
      <w:pPr>
        <w:pStyle w:val="Heading3"/>
      </w:pPr>
      <w:bookmarkStart w:id="50" w:name="_Toc367348180"/>
      <w:r>
        <w:t>Outdoor Air Mixer Nominal Ratings</w:t>
      </w:r>
      <w:bookmarkEnd w:id="50"/>
    </w:p>
    <w:p w:rsidR="00301E09" w:rsidRDefault="00301E09" w:rsidP="0058492E">
      <w:pPr>
        <w:pStyle w:val="Heading4"/>
        <w:rPr>
          <w:noProof/>
        </w:rPr>
      </w:pPr>
      <w:r>
        <w:rPr>
          <w:noProof/>
        </w:rPr>
        <w:t>Outdoor Air Controller Maximum Mass Flow Rate</w:t>
      </w:r>
    </w:p>
    <w:p w:rsidR="00301E09" w:rsidRPr="009B6D30" w:rsidRDefault="00301E09" w:rsidP="0058492E">
      <w:pPr>
        <w:pStyle w:val="BodyText"/>
      </w:pPr>
      <w:r>
        <w:t>The internal variable called “</w:t>
      </w:r>
      <w:r>
        <w:rPr>
          <w:noProof/>
        </w:rPr>
        <w:t xml:space="preserve">Outdoor Air Controller Maximum Mass Flow Rate” provides information about the maximum outdoor air rate for each outdoor air system. The units are kg/s. The sources of these data are inputs in the Controller:OutdoorAir input object. This internal variable is useful for scaling the value assigned to the “Air Mass Flow Rate” control in the “Outdoor Air Controller” EMS actuator. </w:t>
      </w:r>
    </w:p>
    <w:p w:rsidR="00301E09" w:rsidRDefault="00301E09" w:rsidP="0058492E">
      <w:pPr>
        <w:pStyle w:val="Heading4"/>
        <w:rPr>
          <w:noProof/>
        </w:rPr>
      </w:pPr>
      <w:r>
        <w:rPr>
          <w:noProof/>
        </w:rPr>
        <w:t>Outdoor Air Controller Minimum Mass Flow Rate</w:t>
      </w:r>
    </w:p>
    <w:p w:rsidR="00301E09" w:rsidRDefault="00301E09" w:rsidP="0058492E">
      <w:pPr>
        <w:pStyle w:val="BodyText"/>
        <w:rPr>
          <w:noProof/>
        </w:rPr>
      </w:pPr>
      <w:r>
        <w:t>The internal variable called “</w:t>
      </w:r>
      <w:r>
        <w:rPr>
          <w:noProof/>
        </w:rPr>
        <w:t xml:space="preserve">Outdoor Air Controller Minimum Mass Flow Rate” provides information about the minimum outdoor air rate for each outdoor air system. The units are kg/s. The sources of these data are inputs in the Controller:OutdoorAir input object. This internal variable is useful for scaling the value assigned to the “Air Mass Flow Rate” control in the “Outdoor Air Controller” EMS actuator. </w:t>
      </w:r>
    </w:p>
    <w:p w:rsidR="00301E09" w:rsidRDefault="00301E09" w:rsidP="0058492E">
      <w:pPr>
        <w:pStyle w:val="Heading3"/>
        <w:rPr>
          <w:noProof/>
        </w:rPr>
      </w:pPr>
      <w:bookmarkStart w:id="51" w:name="_Toc367348181"/>
      <w:r>
        <w:rPr>
          <w:noProof/>
        </w:rPr>
        <w:lastRenderedPageBreak/>
        <w:t>Pump Nominal Ratings</w:t>
      </w:r>
      <w:bookmarkEnd w:id="51"/>
    </w:p>
    <w:p w:rsidR="00301E09" w:rsidRDefault="00301E09" w:rsidP="0058492E">
      <w:pPr>
        <w:pStyle w:val="BodyText"/>
      </w:pPr>
      <w:r w:rsidRPr="005D10A1">
        <w:t xml:space="preserve">The internal variable called “Pump Maximum Mass Flow Rate” provides information </w:t>
      </w:r>
      <w:r>
        <w:t>about</w:t>
      </w:r>
      <w:r w:rsidRPr="005D10A1">
        <w:t xml:space="preserve"> the size of the pump</w:t>
      </w:r>
      <w:r>
        <w:t xml:space="preserve">. </w:t>
      </w:r>
      <w:r w:rsidRPr="005D10A1">
        <w:t>The units are kg/s</w:t>
      </w:r>
      <w:r>
        <w:t xml:space="preserve">. </w:t>
      </w:r>
      <w:r w:rsidRPr="005D10A1">
        <w:t>This is the mass flow rate associated with the volume flow rate entered into the Rated Flow Rate (m</w:t>
      </w:r>
      <w:r w:rsidRPr="008D12AB">
        <w:rPr>
          <w:vertAlign w:val="superscript"/>
        </w:rPr>
        <w:t>3</w:t>
      </w:r>
      <w:r w:rsidRPr="005D10A1">
        <w:t>/s) in the various pump input objects</w:t>
      </w:r>
      <w:r>
        <w:t xml:space="preserve">. </w:t>
      </w:r>
      <w:r w:rsidRPr="005D10A1">
        <w:t>This internal variable is useful for scaling the flow rates assigned to the “Pump Mass Flow Rate” control in the “Pump” EMS actuator.</w:t>
      </w:r>
    </w:p>
    <w:p w:rsidR="00301E09" w:rsidRDefault="00301E09" w:rsidP="00CC5055">
      <w:pPr>
        <w:pStyle w:val="Heading3"/>
      </w:pPr>
      <w:bookmarkStart w:id="52" w:name="_Toc367348182"/>
      <w:r>
        <w:t>Low Temperature Radiant Hydronic</w:t>
      </w:r>
      <w:bookmarkEnd w:id="52"/>
    </w:p>
    <w:p w:rsidR="00301E09" w:rsidRDefault="00301E09" w:rsidP="00CC5055">
      <w:pPr>
        <w:pStyle w:val="Heading4"/>
        <w:rPr>
          <w:noProof/>
        </w:rPr>
      </w:pPr>
      <w:r>
        <w:rPr>
          <w:noProof/>
        </w:rPr>
        <w:t>Constant Flow Low Temp Radiant Design Water Mass Flow Rate</w:t>
      </w:r>
    </w:p>
    <w:p w:rsidR="00301E09" w:rsidRDefault="00301E09" w:rsidP="00CC5055">
      <w:pPr>
        <w:pStyle w:val="BodyText"/>
      </w:pPr>
      <w:r w:rsidRPr="00CC5055">
        <w:t>The internal variable called “Constant Flow Low Temp Radiant Design Water Mass Flow Rate”</w:t>
      </w:r>
      <w:r>
        <w:t xml:space="preserve"> provides information about the design water flow rate for radiant systems defined using a ZoneHVAC:LowTemperatureRadiant:ConstantFlow input object. The units are m</w:t>
      </w:r>
      <w:r w:rsidRPr="008D12AB">
        <w:rPr>
          <w:vertAlign w:val="superscript"/>
        </w:rPr>
        <w:t>3</w:t>
      </w:r>
      <w:r>
        <w:t xml:space="preserve">/s. This internal variable is useful for scaling the flow rates assigned to the “Water Mass Flow Rate” control in the “Constant Flow Low Temp Radiant” EMS actuator. </w:t>
      </w:r>
    </w:p>
    <w:p w:rsidR="00301E09" w:rsidRDefault="00301E09" w:rsidP="00CC5055">
      <w:pPr>
        <w:pStyle w:val="Heading4"/>
        <w:rPr>
          <w:noProof/>
        </w:rPr>
      </w:pPr>
      <w:r>
        <w:rPr>
          <w:noProof/>
        </w:rPr>
        <w:t>Hydronic Low Temp Radiant Design Water Mass Flow Rate for Heating</w:t>
      </w:r>
    </w:p>
    <w:p w:rsidR="00301E09" w:rsidRDefault="00301E09" w:rsidP="00C86E1B">
      <w:pPr>
        <w:pStyle w:val="BodyText"/>
      </w:pPr>
      <w:r w:rsidRPr="00C86E1B">
        <w:t>The internal variable called “Hydronic Low Temp Radiant Design Water Mass Flow Rate for Heating” provides information about the heating design water flow rate for radiant systems defined using a ZoneHVAC:LowTemperatureRadiant:VariableFlow input object</w:t>
      </w:r>
      <w:r>
        <w:t>. The units are m</w:t>
      </w:r>
      <w:r w:rsidRPr="008D12AB">
        <w:rPr>
          <w:vertAlign w:val="superscript"/>
        </w:rPr>
        <w:t>3</w:t>
      </w:r>
      <w:r>
        <w:t xml:space="preserve">/s. This internal variable is useful for scaling the flow rates assigned to the “Water Mass Flow Rate” control in the “Hydronic Low Temp Radiant” EMS actuator. </w:t>
      </w:r>
    </w:p>
    <w:p w:rsidR="00301E09" w:rsidRDefault="00301E09" w:rsidP="00C86E1B">
      <w:pPr>
        <w:pStyle w:val="Heading4"/>
        <w:rPr>
          <w:noProof/>
        </w:rPr>
      </w:pPr>
      <w:r>
        <w:rPr>
          <w:noProof/>
        </w:rPr>
        <w:t>Hydronic Low Temp Radiant Design Water Mass Flow Rate for Cooling</w:t>
      </w:r>
    </w:p>
    <w:p w:rsidR="00301E09" w:rsidRDefault="00301E09" w:rsidP="00C86E1B">
      <w:pPr>
        <w:pStyle w:val="BodyText"/>
      </w:pPr>
      <w:r w:rsidRPr="00C86E1B">
        <w:t xml:space="preserve">The internal variable called “Hydronic Low Temp Radiant Design Water Mass Flow Rate for Heating” provides information about the </w:t>
      </w:r>
      <w:r>
        <w:t>cooling</w:t>
      </w:r>
      <w:r w:rsidRPr="00C86E1B">
        <w:t xml:space="preserve"> design water flow rate for radiant systems defined using a ZoneHVAC:LowTemperatureRadiant:VariableFlow input object</w:t>
      </w:r>
      <w:r>
        <w:t>. The units are m</w:t>
      </w:r>
      <w:r w:rsidRPr="008D12AB">
        <w:rPr>
          <w:vertAlign w:val="superscript"/>
        </w:rPr>
        <w:t>3</w:t>
      </w:r>
      <w:r>
        <w:t xml:space="preserve">/s. This internal variable is useful for scaling the flow rates assigned to the “Water Mass Flow Rate” control in the “Hydronic Low Temp Radiant” EMS actuator. </w:t>
      </w:r>
    </w:p>
    <w:p w:rsidR="00301E09" w:rsidRPr="005D10A1" w:rsidRDefault="00301E09" w:rsidP="00C86E1B">
      <w:pPr>
        <w:pStyle w:val="BodyText"/>
      </w:pPr>
      <w:r>
        <w:t xml:space="preserve">  </w:t>
      </w:r>
    </w:p>
    <w:p w:rsidR="00301E09" w:rsidRDefault="00301E09" w:rsidP="00021ACC">
      <w:pPr>
        <w:pStyle w:val="Heading2"/>
      </w:pPr>
      <w:bookmarkStart w:id="53" w:name="_Toc367348183"/>
      <w:r>
        <w:t>On-Site Electricity Production</w:t>
      </w:r>
      <w:bookmarkEnd w:id="53"/>
    </w:p>
    <w:p w:rsidR="00301E09" w:rsidRDefault="00301E09" w:rsidP="0058492E">
      <w:pPr>
        <w:pStyle w:val="Heading3"/>
      </w:pPr>
      <w:bookmarkStart w:id="54" w:name="_Toc367348184"/>
      <w:r>
        <w:t>Generator Nominal Ratings</w:t>
      </w:r>
      <w:bookmarkEnd w:id="54"/>
    </w:p>
    <w:p w:rsidR="00301E09" w:rsidRDefault="00301E09" w:rsidP="00233705">
      <w:pPr>
        <w:pStyle w:val="BodyText"/>
        <w:spacing w:after="180"/>
      </w:pPr>
      <w:r>
        <w:t xml:space="preserve">The internal variables called “Generator Nominal Maximum Power” and “Generator Nominal Thermal To Electric Power” provide information about the nominal capacity of a generator to produce electricity and heat. The values made available here are those listed in the associated ElectricLoadCenter:Generators input object. The power is expressed in Watts. </w:t>
      </w:r>
    </w:p>
    <w:p w:rsidR="00301E09" w:rsidRDefault="00301E09" w:rsidP="0058492E">
      <w:pPr>
        <w:pStyle w:val="BodyText"/>
      </w:pPr>
      <w:r>
        <w:t xml:space="preserve">The thermal-to-electric ratio describes how the nominal thermal output compares to the nominal electrical output and is useful for characterizing combined heat and power (CHP) units. </w:t>
      </w:r>
    </w:p>
    <w:p w:rsidR="00301E09" w:rsidRDefault="00301E09" w:rsidP="0058492E">
      <w:pPr>
        <w:pStyle w:val="Heading3"/>
      </w:pPr>
      <w:bookmarkStart w:id="55" w:name="_Toc367348185"/>
      <w:r>
        <w:t>Electrical Storage</w:t>
      </w:r>
      <w:bookmarkEnd w:id="55"/>
    </w:p>
    <w:p w:rsidR="00301E09" w:rsidRPr="00927D7A" w:rsidRDefault="00301E09" w:rsidP="0058492E">
      <w:pPr>
        <w:pStyle w:val="BodyText"/>
      </w:pPr>
      <w:r>
        <w:t xml:space="preserve">The internal </w:t>
      </w:r>
      <w:r w:rsidRPr="00927D7A">
        <w:t xml:space="preserve">variable called “Electrical Storage Maximum Capacity” provides information </w:t>
      </w:r>
      <w:r>
        <w:t>about</w:t>
      </w:r>
      <w:r w:rsidRPr="00927D7A">
        <w:t xml:space="preserve"> the capacity of electrical storage devices</w:t>
      </w:r>
      <w:r>
        <w:t xml:space="preserve">. </w:t>
      </w:r>
      <w:r w:rsidRPr="00927D7A">
        <w:t>This is the value of</w:t>
      </w:r>
      <w:r>
        <w:t xml:space="preserve"> the field called Maximum Storage Capacity in the ElectricLoadCenter:Storage:Simple input object. The units are in Joules.</w:t>
      </w:r>
    </w:p>
    <w:p w:rsidR="00301E09" w:rsidRDefault="00301E09" w:rsidP="00021ACC">
      <w:pPr>
        <w:pStyle w:val="Heading2"/>
      </w:pPr>
      <w:bookmarkStart w:id="56" w:name="_Toc367348186"/>
      <w:r>
        <w:t>Sizing</w:t>
      </w:r>
      <w:bookmarkEnd w:id="56"/>
      <w:r>
        <w:t xml:space="preserve"> </w:t>
      </w:r>
    </w:p>
    <w:p w:rsidR="00301E09" w:rsidRDefault="00301E09" w:rsidP="007B568D">
      <w:pPr>
        <w:pStyle w:val="BodyText"/>
      </w:pPr>
      <w:r>
        <w:t xml:space="preserve">Several internal variables relate to sizing calculations. Although the primary intent for the EMS is to enable custom controls for operation, using internal variables is </w:t>
      </w:r>
      <w:r w:rsidR="00335B98">
        <w:t xml:space="preserve">a prime example of </w:t>
      </w:r>
      <w:r>
        <w:lastRenderedPageBreak/>
        <w:t xml:space="preserve">extending the power of user-defined calculations to control certain aspects of sizing calculations. </w:t>
      </w:r>
    </w:p>
    <w:p w:rsidR="00301E09" w:rsidRDefault="00301E09" w:rsidP="002C7173">
      <w:pPr>
        <w:pStyle w:val="Heading3"/>
      </w:pPr>
      <w:bookmarkStart w:id="57" w:name="_Toc367348187"/>
      <w:r>
        <w:t>Sizing:Zone</w:t>
      </w:r>
      <w:bookmarkEnd w:id="57"/>
    </w:p>
    <w:p w:rsidR="00301E09" w:rsidRDefault="00301E09" w:rsidP="00233705">
      <w:pPr>
        <w:pStyle w:val="BodyText"/>
        <w:spacing w:after="120"/>
      </w:pPr>
      <w:r>
        <w:t xml:space="preserve">A series of internal variables is available related to zone sizing: </w:t>
      </w:r>
    </w:p>
    <w:p w:rsidR="00301E09" w:rsidRPr="002C7173" w:rsidRDefault="00301E09" w:rsidP="00335B98">
      <w:pPr>
        <w:pStyle w:val="ListBullet2"/>
      </w:pPr>
      <w:r w:rsidRPr="002C7173">
        <w:t>Final Zone Design Heating Air Mass Flow Rate (kg/s)</w:t>
      </w:r>
    </w:p>
    <w:p w:rsidR="00301E09" w:rsidRPr="002C7173" w:rsidRDefault="00301E09" w:rsidP="00335B98">
      <w:pPr>
        <w:pStyle w:val="ListBullet2"/>
      </w:pPr>
      <w:r w:rsidRPr="002C7173">
        <w:t>Intermediate Zone Design Heating Air Mass Flow Rate (kg/s)</w:t>
      </w:r>
    </w:p>
    <w:p w:rsidR="00301E09" w:rsidRPr="002C7173" w:rsidRDefault="00301E09" w:rsidP="00335B98">
      <w:pPr>
        <w:pStyle w:val="ListBullet2"/>
      </w:pPr>
      <w:r w:rsidRPr="002C7173">
        <w:t>Final Zone Design Cooling Air Mass Flow Rate (kg/s)</w:t>
      </w:r>
    </w:p>
    <w:p w:rsidR="00301E09" w:rsidRPr="002C7173" w:rsidRDefault="00301E09" w:rsidP="00335B98">
      <w:pPr>
        <w:pStyle w:val="ListBullet2"/>
      </w:pPr>
      <w:r w:rsidRPr="002C7173">
        <w:t>Intermediate Zone Design Cooling Air Mass Flow Rate (kg/s)</w:t>
      </w:r>
    </w:p>
    <w:p w:rsidR="00301E09" w:rsidRPr="002C7173" w:rsidRDefault="00301E09" w:rsidP="00335B98">
      <w:pPr>
        <w:pStyle w:val="ListBullet2"/>
      </w:pPr>
      <w:r w:rsidRPr="002C7173">
        <w:t>Final Zone Design Heating Load (W)</w:t>
      </w:r>
    </w:p>
    <w:p w:rsidR="00301E09" w:rsidRPr="002C7173" w:rsidRDefault="00301E09" w:rsidP="00335B98">
      <w:pPr>
        <w:pStyle w:val="ListBullet2"/>
      </w:pPr>
      <w:r w:rsidRPr="002C7173">
        <w:t>Intermediate Zone Design Heating Load (W)</w:t>
      </w:r>
    </w:p>
    <w:p w:rsidR="00301E09" w:rsidRPr="002C7173" w:rsidRDefault="00301E09" w:rsidP="00335B98">
      <w:pPr>
        <w:pStyle w:val="ListBullet2"/>
      </w:pPr>
      <w:r w:rsidRPr="002C7173">
        <w:t>Final Zone Design Cooling Load (W)</w:t>
      </w:r>
    </w:p>
    <w:p w:rsidR="00301E09" w:rsidRPr="002C7173" w:rsidRDefault="00301E09" w:rsidP="00335B98">
      <w:pPr>
        <w:pStyle w:val="ListBullet2"/>
      </w:pPr>
      <w:r w:rsidRPr="002C7173">
        <w:t>Intermediate Zone Design Cooling Load (W)</w:t>
      </w:r>
    </w:p>
    <w:p w:rsidR="00301E09" w:rsidRPr="002C7173" w:rsidRDefault="00301E09" w:rsidP="00335B98">
      <w:pPr>
        <w:pStyle w:val="ListBullet2"/>
      </w:pPr>
      <w:r w:rsidRPr="002C7173">
        <w:t>Final Zone Design Heating Air Density (kg/m</w:t>
      </w:r>
      <w:r w:rsidRPr="008D12AB">
        <w:rPr>
          <w:vertAlign w:val="superscript"/>
        </w:rPr>
        <w:t>3</w:t>
      </w:r>
      <w:r w:rsidRPr="002C7173">
        <w:t>)</w:t>
      </w:r>
    </w:p>
    <w:p w:rsidR="00301E09" w:rsidRPr="002C7173" w:rsidRDefault="00301E09" w:rsidP="00335B98">
      <w:pPr>
        <w:pStyle w:val="ListBullet2"/>
      </w:pPr>
      <w:r w:rsidRPr="002C7173">
        <w:t>Intermediate Zone Design Heating Air Density (kg/m</w:t>
      </w:r>
      <w:r w:rsidRPr="008D12AB">
        <w:rPr>
          <w:vertAlign w:val="superscript"/>
        </w:rPr>
        <w:t>3</w:t>
      </w:r>
      <w:r w:rsidRPr="002C7173">
        <w:t>)</w:t>
      </w:r>
    </w:p>
    <w:p w:rsidR="00301E09" w:rsidRPr="002C7173" w:rsidRDefault="00301E09" w:rsidP="00335B98">
      <w:pPr>
        <w:pStyle w:val="ListBullet2"/>
      </w:pPr>
      <w:r w:rsidRPr="002C7173">
        <w:t>Final Zone Design Cooling Air Density (kg/m</w:t>
      </w:r>
      <w:r w:rsidRPr="008D12AB">
        <w:rPr>
          <w:vertAlign w:val="superscript"/>
        </w:rPr>
        <w:t>3</w:t>
      </w:r>
      <w:r w:rsidRPr="002C7173">
        <w:t>)</w:t>
      </w:r>
    </w:p>
    <w:p w:rsidR="00301E09" w:rsidRPr="002C7173" w:rsidRDefault="00301E09" w:rsidP="00335B98">
      <w:pPr>
        <w:pStyle w:val="ListBullet2"/>
      </w:pPr>
      <w:r w:rsidRPr="002C7173">
        <w:t>Intermediate Zone Design Cooling Air Density (kg/m</w:t>
      </w:r>
      <w:r w:rsidRPr="008D12AB">
        <w:rPr>
          <w:vertAlign w:val="superscript"/>
        </w:rPr>
        <w:t>3</w:t>
      </w:r>
      <w:r w:rsidRPr="002C7173">
        <w:t>)</w:t>
      </w:r>
    </w:p>
    <w:p w:rsidR="00335B98" w:rsidRPr="00605C89" w:rsidRDefault="00335B98" w:rsidP="00335B98">
      <w:pPr>
        <w:pStyle w:val="ListBullet2"/>
      </w:pPr>
      <w:r w:rsidRPr="00605C89">
        <w:t>Final Zone Design Heating Volume Flow (m3/s)</w:t>
      </w:r>
    </w:p>
    <w:p w:rsidR="00335B98" w:rsidRPr="00605C89" w:rsidRDefault="00335B98" w:rsidP="00335B98">
      <w:pPr>
        <w:pStyle w:val="ListBullet2"/>
      </w:pPr>
      <w:r w:rsidRPr="00605C89">
        <w:t>Intermediate Zone Design Heating Volume Flow (m3/s)</w:t>
      </w:r>
    </w:p>
    <w:p w:rsidR="00335B98" w:rsidRPr="00605C89" w:rsidRDefault="00335B98" w:rsidP="00335B98">
      <w:pPr>
        <w:pStyle w:val="ListBullet2"/>
      </w:pPr>
      <w:r w:rsidRPr="00605C89">
        <w:t>Final Zone Design Cooling Volume Flow (m3/s)</w:t>
      </w:r>
    </w:p>
    <w:p w:rsidR="00335B98" w:rsidRPr="00605C89" w:rsidRDefault="00335B98" w:rsidP="00335B98">
      <w:pPr>
        <w:pStyle w:val="ListBullet2"/>
      </w:pPr>
      <w:r w:rsidRPr="00605C89">
        <w:t>Intermediate Zone Design Cooling Volume Flow (m3/s)</w:t>
      </w:r>
    </w:p>
    <w:p w:rsidR="00335B98" w:rsidRPr="006F5C9B" w:rsidRDefault="00335B98" w:rsidP="00335B98">
      <w:pPr>
        <w:pStyle w:val="ListBullet2"/>
      </w:pPr>
      <w:r>
        <w:t>Zone Outdoor Air Design Volume Flow Rate (m</w:t>
      </w:r>
      <w:r w:rsidRPr="004E5190">
        <w:rPr>
          <w:vertAlign w:val="superscript"/>
        </w:rPr>
        <w:t>3</w:t>
      </w:r>
      <w:r>
        <w:t>/s)</w:t>
      </w:r>
    </w:p>
    <w:p w:rsidR="00301E09" w:rsidRDefault="00301E09" w:rsidP="002C7173">
      <w:pPr>
        <w:pStyle w:val="Heading3"/>
      </w:pPr>
      <w:bookmarkStart w:id="58" w:name="_Toc367348188"/>
      <w:r>
        <w:t>Sizing:System</w:t>
      </w:r>
      <w:bookmarkEnd w:id="58"/>
    </w:p>
    <w:p w:rsidR="00301E09" w:rsidRDefault="00301E09" w:rsidP="00233705">
      <w:pPr>
        <w:pStyle w:val="BodyText"/>
        <w:spacing w:after="120"/>
      </w:pPr>
      <w:r>
        <w:t>A series of internal variables is available related to air system sizing:</w:t>
      </w:r>
    </w:p>
    <w:p w:rsidR="00301E09" w:rsidRPr="002C7173" w:rsidRDefault="00301E09" w:rsidP="00335B98">
      <w:pPr>
        <w:pStyle w:val="ListBullet2"/>
      </w:pPr>
      <w:r w:rsidRPr="002C7173">
        <w:t>Intermediate Air System Main Supply Volume Flow Rate (m</w:t>
      </w:r>
      <w:r w:rsidRPr="008D12AB">
        <w:rPr>
          <w:vertAlign w:val="superscript"/>
        </w:rPr>
        <w:t>3</w:t>
      </w:r>
      <w:r w:rsidRPr="002C7173">
        <w:t>/s)</w:t>
      </w:r>
    </w:p>
    <w:p w:rsidR="00301E09" w:rsidRPr="002C7173" w:rsidRDefault="00301E09" w:rsidP="00335B98">
      <w:pPr>
        <w:pStyle w:val="ListBullet2"/>
      </w:pPr>
      <w:r w:rsidRPr="002C7173">
        <w:t>Intermediate Air System Coincident Peak Cooling Mass Flow Rate (kg/s)</w:t>
      </w:r>
    </w:p>
    <w:p w:rsidR="00301E09" w:rsidRPr="002C7173" w:rsidRDefault="00301E09" w:rsidP="00335B98">
      <w:pPr>
        <w:pStyle w:val="ListBullet2"/>
      </w:pPr>
      <w:r w:rsidRPr="002C7173">
        <w:t>Intermediate Air System Coincident Peak Heating Mass Flow Rate (kg/s)</w:t>
      </w:r>
    </w:p>
    <w:p w:rsidR="00301E09" w:rsidRPr="002C7173" w:rsidRDefault="00301E09" w:rsidP="00335B98">
      <w:pPr>
        <w:pStyle w:val="ListBullet2"/>
      </w:pPr>
      <w:r w:rsidRPr="002C7173">
        <w:t>Intermediate Air System Noncoincident Peak Cooling Mass Flow Rate (kg/s)</w:t>
      </w:r>
    </w:p>
    <w:p w:rsidR="00301E09" w:rsidRPr="002C7173" w:rsidRDefault="00301E09" w:rsidP="00335B98">
      <w:pPr>
        <w:pStyle w:val="ListBullet2"/>
      </w:pPr>
      <w:r w:rsidRPr="002C7173">
        <w:t>Intermediate Air System Noncoincident Peak Heating Mass Flow Rate (kg/s)</w:t>
      </w:r>
    </w:p>
    <w:p w:rsidR="00301E09" w:rsidRPr="002C7173" w:rsidRDefault="00301E09" w:rsidP="00335B98">
      <w:pPr>
        <w:pStyle w:val="ListBullet2"/>
      </w:pPr>
      <w:r w:rsidRPr="002C7173">
        <w:t>Intermediate Air System Heating Volume Flow Rate (m</w:t>
      </w:r>
      <w:r w:rsidRPr="008D12AB">
        <w:rPr>
          <w:vertAlign w:val="superscript"/>
        </w:rPr>
        <w:t>3</w:t>
      </w:r>
      <w:r w:rsidRPr="002C7173">
        <w:t>/s)</w:t>
      </w:r>
    </w:p>
    <w:p w:rsidR="00301E09" w:rsidRPr="002C7173" w:rsidRDefault="00301E09" w:rsidP="00335B98">
      <w:pPr>
        <w:pStyle w:val="ListBullet2"/>
      </w:pPr>
      <w:r w:rsidRPr="002C7173">
        <w:t>Intermediate Air System Cooling Volume Flow Rate (m</w:t>
      </w:r>
      <w:r w:rsidRPr="008D12AB">
        <w:rPr>
          <w:vertAlign w:val="superscript"/>
        </w:rPr>
        <w:t>3</w:t>
      </w:r>
      <w:r w:rsidRPr="002C7173">
        <w:t>/s)</w:t>
      </w:r>
    </w:p>
    <w:p w:rsidR="00335B98" w:rsidRPr="001D6AAC" w:rsidRDefault="00335B98" w:rsidP="00335B98">
      <w:pPr>
        <w:pStyle w:val="ListBullet2"/>
      </w:pPr>
      <w:r w:rsidRPr="001D6AAC">
        <w:t>Air System Cooling Design Sensible Capacity (W)</w:t>
      </w:r>
    </w:p>
    <w:p w:rsidR="00335B98" w:rsidRPr="001D6AAC" w:rsidRDefault="00335B98" w:rsidP="00335B98">
      <w:pPr>
        <w:pStyle w:val="ListBullet2"/>
      </w:pPr>
      <w:r w:rsidRPr="001D6AAC">
        <w:t>Air System Heating Design Sensible Capacity (W)</w:t>
      </w:r>
    </w:p>
    <w:p w:rsidR="00335B98" w:rsidRDefault="00335B98" w:rsidP="00335B98">
      <w:pPr>
        <w:pStyle w:val="ListBullet2"/>
      </w:pPr>
      <w:r w:rsidRPr="001D6AAC">
        <w:t>Air System Preheating Design Sensible Capacity (W)</w:t>
      </w:r>
    </w:p>
    <w:p w:rsidR="00335B98" w:rsidRDefault="00335B98" w:rsidP="00335B98">
      <w:pPr>
        <w:pStyle w:val="ListBullet2"/>
      </w:pPr>
      <w:r>
        <w:t>Air System Outdoor Air Design Volume Flow Rate (m</w:t>
      </w:r>
      <w:r w:rsidRPr="00734884">
        <w:rPr>
          <w:vertAlign w:val="superscript"/>
        </w:rPr>
        <w:t>3</w:t>
      </w:r>
      <w:r>
        <w:t>/s)</w:t>
      </w:r>
    </w:p>
    <w:p w:rsidR="00335B98" w:rsidRDefault="00335B98" w:rsidP="00335B98">
      <w:pPr>
        <w:pStyle w:val="ListBullet2"/>
      </w:pPr>
      <w:r w:rsidRPr="001D6AAC">
        <w:t>Air System Cooling Design Mixed Air Temperature (C)</w:t>
      </w:r>
    </w:p>
    <w:p w:rsidR="00335B98" w:rsidRDefault="00335B98" w:rsidP="00335B98">
      <w:pPr>
        <w:pStyle w:val="ListBullet2"/>
      </w:pPr>
      <w:r w:rsidRPr="001D6AAC">
        <w:t>Air System Cooling Design Mixed Air Humidity Ratio (kg</w:t>
      </w:r>
      <w:r>
        <w:t>Water</w:t>
      </w:r>
      <w:r w:rsidRPr="001D6AAC">
        <w:t>/kg</w:t>
      </w:r>
      <w:r>
        <w:t>DryAir</w:t>
      </w:r>
      <w:r w:rsidRPr="001D6AAC">
        <w:t>)</w:t>
      </w:r>
    </w:p>
    <w:p w:rsidR="00335B98" w:rsidRDefault="00335B98" w:rsidP="00335B98">
      <w:pPr>
        <w:pStyle w:val="ListBullet2"/>
      </w:pPr>
      <w:r w:rsidRPr="001D6AAC">
        <w:t>Air System Cooling Design Return Air Temperature (C)</w:t>
      </w:r>
    </w:p>
    <w:p w:rsidR="00335B98" w:rsidRDefault="00335B98" w:rsidP="00335B98">
      <w:pPr>
        <w:pStyle w:val="ListBullet2"/>
      </w:pPr>
      <w:r w:rsidRPr="001D6AAC">
        <w:t>Air System Cooling Design Return Air Humidity Ratio (kg</w:t>
      </w:r>
      <w:r>
        <w:t>Water</w:t>
      </w:r>
      <w:r w:rsidRPr="001D6AAC">
        <w:t>/kg</w:t>
      </w:r>
      <w:r>
        <w:t>DryAir</w:t>
      </w:r>
      <w:r w:rsidRPr="001D6AAC">
        <w:t>)</w:t>
      </w:r>
    </w:p>
    <w:p w:rsidR="00335B98" w:rsidRDefault="00335B98" w:rsidP="00335B98">
      <w:pPr>
        <w:pStyle w:val="ListBullet2"/>
      </w:pPr>
      <w:r w:rsidRPr="001D6AAC">
        <w:t>Air System Cooling Design Outdoor Air Temperature (C)</w:t>
      </w:r>
    </w:p>
    <w:p w:rsidR="00335B98" w:rsidRDefault="00335B98" w:rsidP="00335B98">
      <w:pPr>
        <w:pStyle w:val="ListBullet2"/>
      </w:pPr>
      <w:r w:rsidRPr="001D6AAC">
        <w:t>Air System Cooling Design Outdoor Air Humidity Ratio (kg</w:t>
      </w:r>
      <w:r>
        <w:t>Water</w:t>
      </w:r>
      <w:r w:rsidRPr="001D6AAC">
        <w:t>/kg</w:t>
      </w:r>
      <w:r>
        <w:t>DryAir</w:t>
      </w:r>
      <w:r w:rsidRPr="001D6AAC">
        <w:t>)</w:t>
      </w:r>
    </w:p>
    <w:p w:rsidR="00335B98" w:rsidRDefault="00335B98" w:rsidP="00335B98">
      <w:pPr>
        <w:pStyle w:val="ListBullet2"/>
      </w:pPr>
      <w:r w:rsidRPr="001D6AAC">
        <w:t>Air System Heating Design Mixed Air Temperature (C)</w:t>
      </w:r>
    </w:p>
    <w:p w:rsidR="00335B98" w:rsidRDefault="00335B98" w:rsidP="00335B98">
      <w:pPr>
        <w:pStyle w:val="ListBullet2"/>
      </w:pPr>
      <w:r w:rsidRPr="001D6AAC">
        <w:t>Air System Heating Design Mixed Air Humidity Ratio (kg</w:t>
      </w:r>
      <w:r>
        <w:t>Water</w:t>
      </w:r>
      <w:r w:rsidRPr="001D6AAC">
        <w:t>/kg</w:t>
      </w:r>
      <w:r>
        <w:t>DryAir</w:t>
      </w:r>
      <w:r w:rsidRPr="001D6AAC">
        <w:t>)</w:t>
      </w:r>
    </w:p>
    <w:p w:rsidR="00335B98" w:rsidRDefault="00335B98" w:rsidP="00335B98">
      <w:pPr>
        <w:pStyle w:val="ListBullet2"/>
      </w:pPr>
      <w:r w:rsidRPr="001D6AAC">
        <w:t>Air System Heating Design Return Air Temperature (C)</w:t>
      </w:r>
    </w:p>
    <w:p w:rsidR="00335B98" w:rsidRDefault="00335B98" w:rsidP="00335B98">
      <w:pPr>
        <w:pStyle w:val="ListBullet2"/>
      </w:pPr>
      <w:r w:rsidRPr="001D6AAC">
        <w:lastRenderedPageBreak/>
        <w:t>Air System Heating Design Return Air Humidity Ratio (</w:t>
      </w:r>
      <w:r w:rsidR="00B64234" w:rsidRPr="00733184">
        <w:t>kg</w:t>
      </w:r>
      <w:r w:rsidR="00B64234">
        <w:t>Water/kgDryAir</w:t>
      </w:r>
      <w:r w:rsidRPr="001D6AAC">
        <w:t>)</w:t>
      </w:r>
    </w:p>
    <w:p w:rsidR="00335B98" w:rsidRDefault="00335B98" w:rsidP="00335B98">
      <w:pPr>
        <w:pStyle w:val="ListBullet2"/>
      </w:pPr>
      <w:r w:rsidRPr="001D6AAC">
        <w:t>Air System Heating Design Outdoor Air Temperature (C)</w:t>
      </w:r>
    </w:p>
    <w:p w:rsidR="00335B98" w:rsidRDefault="00335B98" w:rsidP="00335B98">
      <w:pPr>
        <w:pStyle w:val="ListBullet2"/>
      </w:pPr>
      <w:r w:rsidRPr="001D6AAC">
        <w:t>Air System Heating Design Outdoor Air Humidity Ratio (</w:t>
      </w:r>
      <w:r w:rsidR="00B64234" w:rsidRPr="00733184">
        <w:t>kg</w:t>
      </w:r>
      <w:r w:rsidR="00B64234">
        <w:t>Water/kgDryAir</w:t>
      </w:r>
      <w:r w:rsidRPr="001D6AAC">
        <w:t>)</w:t>
      </w:r>
    </w:p>
    <w:p w:rsidR="00FA370A" w:rsidRDefault="00FA370A" w:rsidP="00FA370A">
      <w:pPr>
        <w:pStyle w:val="Heading3"/>
      </w:pPr>
      <w:bookmarkStart w:id="59" w:name="_Toc367348189"/>
      <w:r>
        <w:t>Sizing:Plant</w:t>
      </w:r>
      <w:bookmarkEnd w:id="59"/>
    </w:p>
    <w:p w:rsidR="00FA370A" w:rsidRDefault="00FA370A" w:rsidP="00FA370A">
      <w:pPr>
        <w:pStyle w:val="BodyText"/>
      </w:pPr>
      <w:r>
        <w:t xml:space="preserve">An internal variable is available for plant system sizing. </w:t>
      </w:r>
    </w:p>
    <w:p w:rsidR="00FA370A" w:rsidRPr="006F5C9B" w:rsidRDefault="00FA370A" w:rsidP="00335B98">
      <w:pPr>
        <w:pStyle w:val="ListBullet2"/>
      </w:pPr>
      <w:r w:rsidRPr="001D6AAC">
        <w:t>Plant Design Volume Flow Rate (m</w:t>
      </w:r>
      <w:r w:rsidRPr="00335B98">
        <w:rPr>
          <w:vertAlign w:val="superscript"/>
        </w:rPr>
        <w:t>3</w:t>
      </w:r>
      <w:r w:rsidRPr="001D6AAC">
        <w:t>/s)</w:t>
      </w:r>
    </w:p>
    <w:p w:rsidR="00301E09" w:rsidRDefault="00301E09" w:rsidP="007E5BDA">
      <w:pPr>
        <w:pStyle w:val="Heading1"/>
      </w:pPr>
      <w:bookmarkStart w:id="60" w:name="_Toc367348190"/>
      <w:r>
        <w:lastRenderedPageBreak/>
        <w:t>EMS Sensors</w:t>
      </w:r>
      <w:bookmarkEnd w:id="60"/>
    </w:p>
    <w:p w:rsidR="00301E09" w:rsidRDefault="00301E09" w:rsidP="00233705">
      <w:pPr>
        <w:pStyle w:val="BodyText"/>
        <w:spacing w:after="180"/>
      </w:pPr>
      <w:r>
        <w:t xml:space="preserve">This section provides more information about EMS sensors. </w:t>
      </w:r>
    </w:p>
    <w:p w:rsidR="00301E09" w:rsidRDefault="00301E09" w:rsidP="00233705">
      <w:pPr>
        <w:pStyle w:val="BodyText"/>
        <w:spacing w:after="180"/>
      </w:pPr>
      <w:r>
        <w:t xml:space="preserve">The input object EnergyManagementSystem:Sensor is simple but quite powerful. It reuses the normal EnergyPlus output variables to provide a general way of obtaining a wide variety of input data with minimal complications. </w:t>
      </w:r>
    </w:p>
    <w:p w:rsidR="00301E09" w:rsidRDefault="00301E09" w:rsidP="00835D8F">
      <w:pPr>
        <w:pStyle w:val="BodyText"/>
      </w:pPr>
      <w:r>
        <w:t xml:space="preserve">One odd result of the approach taken for EMS sensors is that information about the available sensors is derived from what are usually the outputs of EnergyPlus. The RDD file is an important resource for EMS users. The RDD file is an output from running EnergyPlus and is called “eplusout.rdd” (but you may rename it to &lt;your-filename&gt;.rdd with a run manager such as EP-Launch). This output file is often needed to develop EMS input, so you may need to do an initial run of the model with traditional controls to obtain an RDD file. The contents of an RDD file will vary depending on the type of model. Once you have experience and familiarity with the outputs expected from a model, you should not need to prerun models, as you will be able to foresee the available output. The RDD file from a similar model with the same types of components and systems can also be used as a guide for what will be available in a specific model. </w:t>
      </w:r>
    </w:p>
    <w:p w:rsidR="00301E09" w:rsidRDefault="00301E09" w:rsidP="006611AA">
      <w:pPr>
        <w:pStyle w:val="Heading2"/>
      </w:pPr>
      <w:bookmarkStart w:id="61" w:name="_Toc367348191"/>
      <w:r>
        <w:t>Variable Types</w:t>
      </w:r>
      <w:bookmarkEnd w:id="61"/>
    </w:p>
    <w:p w:rsidR="00301E09" w:rsidRDefault="00301E09" w:rsidP="002B6C08">
      <w:pPr>
        <w:pStyle w:val="BodyText"/>
        <w:spacing w:after="180"/>
      </w:pPr>
      <w:r>
        <w:t xml:space="preserve">Various types of output variables in EnergyPlus can be used as sensors in the EMS. It is important to understand some distinctions. </w:t>
      </w:r>
    </w:p>
    <w:p w:rsidR="00301E09" w:rsidRDefault="00301E09" w:rsidP="00CB7D5E">
      <w:pPr>
        <w:pStyle w:val="BodyText"/>
        <w:numPr>
          <w:ilvl w:val="0"/>
          <w:numId w:val="25"/>
        </w:numPr>
        <w:spacing w:after="120"/>
      </w:pPr>
      <w:r>
        <w:t xml:space="preserve">Reported variables have two update frequencies: </w:t>
      </w:r>
      <w:r w:rsidRPr="007A070A">
        <w:rPr>
          <w:b/>
        </w:rPr>
        <w:t>zone</w:t>
      </w:r>
      <w:r>
        <w:t xml:space="preserve"> and </w:t>
      </w:r>
      <w:r w:rsidRPr="007A070A">
        <w:rPr>
          <w:b/>
        </w:rPr>
        <w:t>system</w:t>
      </w:r>
      <w:r>
        <w:t xml:space="preserve">. Zone variables are updated for each zone timestep. System variables are updated for each system timestep. </w:t>
      </w:r>
    </w:p>
    <w:p w:rsidR="00301E09" w:rsidRDefault="00301E09" w:rsidP="00CB7D5E">
      <w:pPr>
        <w:pStyle w:val="BodyText"/>
        <w:numPr>
          <w:ilvl w:val="0"/>
          <w:numId w:val="25"/>
        </w:numPr>
      </w:pPr>
      <w:r>
        <w:t xml:space="preserve">Reported variables have two types of content: </w:t>
      </w:r>
      <w:r w:rsidRPr="007A070A">
        <w:rPr>
          <w:b/>
        </w:rPr>
        <w:t>averaged</w:t>
      </w:r>
      <w:r>
        <w:t xml:space="preserve"> and </w:t>
      </w:r>
      <w:r w:rsidRPr="007A070A">
        <w:rPr>
          <w:b/>
        </w:rPr>
        <w:t>summed</w:t>
      </w:r>
      <w:r>
        <w:t xml:space="preserve">. Averaged variables are state variables such as temperature and mass flow rate. Summed variables are quantities of energy such as electricity use. </w:t>
      </w:r>
    </w:p>
    <w:p w:rsidR="00301E09" w:rsidRDefault="00301E09" w:rsidP="007E5BDA">
      <w:pPr>
        <w:pStyle w:val="Heading2"/>
      </w:pPr>
      <w:bookmarkStart w:id="62" w:name="_Toc367348192"/>
      <w:r>
        <w:t>Schedules</w:t>
      </w:r>
      <w:bookmarkEnd w:id="62"/>
    </w:p>
    <w:p w:rsidR="00301E09" w:rsidRDefault="00301E09" w:rsidP="007E5BDA">
      <w:pPr>
        <w:pStyle w:val="BodyText"/>
      </w:pPr>
      <w:r>
        <w:t xml:space="preserve">The EnergyManagementSystem:Sensor object can also provide scheduled data for use in Erl programs. Because schedule values are available as outputs that use the “Schedule Value” output, they can also be mapped as sensors. You can use any of the various types of schedule input objects to define a schedule. The schedule does not need to be used elsewhere in the model. The value of the schedule is then mapped to an EMS variable with the Schedule Value report variable. When used with the Schedule:File input object, the sensor object can import time series data into the EMS from an external file. One application might be to test a proposed EMS algorithm with real experimental data. </w:t>
      </w:r>
    </w:p>
    <w:p w:rsidR="00301E09" w:rsidRDefault="00301E09" w:rsidP="00835D8F">
      <w:pPr>
        <w:pStyle w:val="BodyText"/>
      </w:pPr>
    </w:p>
    <w:p w:rsidR="00301E09" w:rsidRDefault="00301E09" w:rsidP="002643C5">
      <w:pPr>
        <w:pStyle w:val="Heading1"/>
      </w:pPr>
      <w:bookmarkStart w:id="63" w:name="_Toc367348193"/>
      <w:r>
        <w:lastRenderedPageBreak/>
        <w:t>EMS Actuators</w:t>
      </w:r>
      <w:bookmarkEnd w:id="63"/>
      <w:r>
        <w:t xml:space="preserve"> </w:t>
      </w:r>
    </w:p>
    <w:p w:rsidR="00301E09" w:rsidRDefault="00301E09" w:rsidP="002B6C08">
      <w:pPr>
        <w:pStyle w:val="BodyText"/>
        <w:spacing w:after="180"/>
      </w:pPr>
      <w:r>
        <w:t xml:space="preserve">This section provides details about EMS actuators, the conduits by which Erl programs control EnergyPlus simulations. They </w:t>
      </w:r>
      <w:r w:rsidRPr="00835DDE">
        <w:rPr>
          <w:i/>
        </w:rPr>
        <w:t>actuate</w:t>
      </w:r>
      <w:r>
        <w:t xml:space="preserve"> selected features inside EnergyPlus. Rather than add a new set of controls and component models that have EMS awareness, they generally override established features. </w:t>
      </w:r>
    </w:p>
    <w:p w:rsidR="00301E09" w:rsidRDefault="00301E09" w:rsidP="002B6C08">
      <w:pPr>
        <w:pStyle w:val="BodyText"/>
        <w:spacing w:after="180"/>
      </w:pPr>
      <w:r>
        <w:t>Internal to EnergyPlus are two separate lists of actuators:  those that are available for use, and those that are being used in the EMS. While implementing the EMS, developers have added code to control points to make them available for use in EMS. The actuators available in a given model depend on the non-EMS-related content of the input file. Similar to how EnergyPlus reports the available output variables to the RDD file, a list of available actuators is written to the EDD file (depending on the settings in Output:EnergyManagementSystem). Note that the EDD file is ONLY produced if you have set up EMS / Erl programs. To use an actuator in EMS, you need to enter an EnergyManagementSystem:Actuator input object. The EDD file contains information needed for this input object; however, it is not available until after the output has been generated from a previous run. If you do not see a particular actuator in the EDD output file, it is not available in EMS for that particular model. There is no way to create a new actuator (except by modifying EnergyPlus source code); you can only customize the behavior of current actuators. If you need an actuator that you suspect could be provided by the program but is not available, you can use the regular system(s) for user support to request it be added to the program. New actuators are added to the program from time to time so the availability of actuators will grow with each new release.</w:t>
      </w:r>
    </w:p>
    <w:p w:rsidR="00301E09" w:rsidRDefault="00301E09" w:rsidP="002B6C08">
      <w:pPr>
        <w:pStyle w:val="BodyText"/>
        <w:spacing w:after="180"/>
      </w:pPr>
      <w:r>
        <w:t xml:space="preserve">Actuators override things inside EnergyPlus whenever the actuator’s Erl variable is set to a value other than “Null.”  Null is a special built-in variable used to deactivate an actuator. Once an actuator starts overriding, it will continue to do so until the actuator’s Erl variable is set to Null. You should set the actuators to Null whenever you want the EMS to revert to normal operation. </w:t>
      </w:r>
    </w:p>
    <w:p w:rsidR="00301E09" w:rsidRDefault="00301E09" w:rsidP="00835D8F">
      <w:pPr>
        <w:pStyle w:val="BodyText"/>
      </w:pPr>
      <w:r>
        <w:t xml:space="preserve">The rest of this section provides details about specific actuators. </w:t>
      </w:r>
    </w:p>
    <w:p w:rsidR="00301E09" w:rsidRDefault="00301E09" w:rsidP="005E1ED5">
      <w:pPr>
        <w:pStyle w:val="Heading2"/>
      </w:pPr>
      <w:bookmarkStart w:id="64" w:name="_Toc367348194"/>
      <w:r>
        <w:t>HVAC Systems</w:t>
      </w:r>
      <w:bookmarkEnd w:id="64"/>
    </w:p>
    <w:p w:rsidR="00301E09" w:rsidRDefault="00301E09" w:rsidP="00541245">
      <w:pPr>
        <w:pStyle w:val="Heading3"/>
      </w:pPr>
      <w:bookmarkStart w:id="65" w:name="_Toc367348195"/>
      <w:r>
        <w:t>System Node Setpoints</w:t>
      </w:r>
      <w:bookmarkEnd w:id="65"/>
    </w:p>
    <w:p w:rsidR="00301E09" w:rsidRDefault="00301E09" w:rsidP="002B6C08">
      <w:pPr>
        <w:pStyle w:val="BodyText"/>
        <w:spacing w:after="120"/>
      </w:pPr>
      <w:r>
        <w:t xml:space="preserve">A series of actuators is available for all the setpoints that can be placed on system nodes. System nodes are used to define air and plant loops, and a natural application of EMS is to control the setpoints at these nodes. The node actuators are all called “System Node Setpoint.”  There are nine control types: </w:t>
      </w:r>
    </w:p>
    <w:p w:rsidR="00301E09" w:rsidRDefault="00301E09" w:rsidP="002B6C08">
      <w:pPr>
        <w:pStyle w:val="BodyText"/>
        <w:numPr>
          <w:ilvl w:val="0"/>
          <w:numId w:val="20"/>
        </w:numPr>
        <w:spacing w:after="120"/>
      </w:pPr>
      <w:r>
        <w:t>Temperature Setpoint, (</w:t>
      </w:r>
      <w:r>
        <w:rPr>
          <w:rFonts w:cs="Arial"/>
        </w:rPr>
        <w:t>°</w:t>
      </w:r>
      <w:r>
        <w:t>C)</w:t>
      </w:r>
    </w:p>
    <w:p w:rsidR="00301E09" w:rsidRDefault="00301E09" w:rsidP="002B6C08">
      <w:pPr>
        <w:pStyle w:val="BodyText"/>
        <w:numPr>
          <w:ilvl w:val="0"/>
          <w:numId w:val="20"/>
        </w:numPr>
        <w:spacing w:after="120"/>
      </w:pPr>
      <w:r>
        <w:t>Temperature Minimum Setpoint (</w:t>
      </w:r>
      <w:r>
        <w:rPr>
          <w:rFonts w:cs="Arial"/>
        </w:rPr>
        <w:t>°</w:t>
      </w:r>
      <w:r>
        <w:t>C)</w:t>
      </w:r>
    </w:p>
    <w:p w:rsidR="00301E09" w:rsidRDefault="00301E09" w:rsidP="002B6C08">
      <w:pPr>
        <w:pStyle w:val="BodyText"/>
        <w:numPr>
          <w:ilvl w:val="0"/>
          <w:numId w:val="20"/>
        </w:numPr>
        <w:spacing w:after="120"/>
      </w:pPr>
      <w:r>
        <w:t>Temperature Maximum Setpoint (</w:t>
      </w:r>
      <w:r>
        <w:rPr>
          <w:rFonts w:cs="Arial"/>
        </w:rPr>
        <w:t>°</w:t>
      </w:r>
      <w:r>
        <w:t>C)</w:t>
      </w:r>
    </w:p>
    <w:p w:rsidR="00301E09" w:rsidRDefault="00301E09" w:rsidP="002B6C08">
      <w:pPr>
        <w:pStyle w:val="BodyText"/>
        <w:numPr>
          <w:ilvl w:val="0"/>
          <w:numId w:val="20"/>
        </w:numPr>
        <w:spacing w:after="120"/>
      </w:pPr>
      <w:r>
        <w:t>Humidity Ratio Setpoint (</w:t>
      </w:r>
      <w:r w:rsidR="00B64234" w:rsidRPr="00733184">
        <w:t>kg</w:t>
      </w:r>
      <w:r w:rsidR="00B64234">
        <w:t>Water/kgDryAir</w:t>
      </w:r>
      <w:r>
        <w:t>)</w:t>
      </w:r>
    </w:p>
    <w:p w:rsidR="00301E09" w:rsidRDefault="00301E09" w:rsidP="002B6C08">
      <w:pPr>
        <w:pStyle w:val="BodyText"/>
        <w:numPr>
          <w:ilvl w:val="0"/>
          <w:numId w:val="20"/>
        </w:numPr>
        <w:spacing w:after="120"/>
      </w:pPr>
      <w:r>
        <w:t>Humidity Ratio Minimum Setpoint (</w:t>
      </w:r>
      <w:r w:rsidR="00B64234" w:rsidRPr="00733184">
        <w:t>kg</w:t>
      </w:r>
      <w:r w:rsidR="00B64234">
        <w:t>Water/kgDryAir</w:t>
      </w:r>
      <w:r>
        <w:t>)</w:t>
      </w:r>
    </w:p>
    <w:p w:rsidR="00301E09" w:rsidRDefault="00301E09" w:rsidP="002B6C08">
      <w:pPr>
        <w:pStyle w:val="BodyText"/>
        <w:numPr>
          <w:ilvl w:val="0"/>
          <w:numId w:val="20"/>
        </w:numPr>
        <w:spacing w:after="120"/>
      </w:pPr>
      <w:r>
        <w:t>Humidity Ratio Maximum Setpoint (</w:t>
      </w:r>
      <w:r w:rsidR="00B64234" w:rsidRPr="00733184">
        <w:t>kg</w:t>
      </w:r>
      <w:r w:rsidR="00B64234">
        <w:t>Water/kgDryAir</w:t>
      </w:r>
      <w:r>
        <w:t>)</w:t>
      </w:r>
    </w:p>
    <w:p w:rsidR="00301E09" w:rsidRDefault="00301E09" w:rsidP="002B6C08">
      <w:pPr>
        <w:pStyle w:val="BodyText"/>
        <w:numPr>
          <w:ilvl w:val="0"/>
          <w:numId w:val="20"/>
        </w:numPr>
        <w:spacing w:after="120"/>
      </w:pPr>
      <w:r>
        <w:t>Mass Flow Rate Setpoint (kg/s)</w:t>
      </w:r>
    </w:p>
    <w:p w:rsidR="00301E09" w:rsidRDefault="00301E09" w:rsidP="002B6C08">
      <w:pPr>
        <w:pStyle w:val="BodyText"/>
        <w:numPr>
          <w:ilvl w:val="0"/>
          <w:numId w:val="20"/>
        </w:numPr>
        <w:spacing w:after="120"/>
      </w:pPr>
      <w:r>
        <w:t>Mass Flow Rate Minimum Setpoint (kg/s)</w:t>
      </w:r>
    </w:p>
    <w:p w:rsidR="00301E09" w:rsidRDefault="00301E09" w:rsidP="002B6C08">
      <w:pPr>
        <w:pStyle w:val="BodyText"/>
        <w:numPr>
          <w:ilvl w:val="0"/>
          <w:numId w:val="20"/>
        </w:numPr>
        <w:spacing w:after="180"/>
      </w:pPr>
      <w:r>
        <w:t>Mass Flow Rate Maximum Setpoint (units kg/s)</w:t>
      </w:r>
    </w:p>
    <w:p w:rsidR="00301E09" w:rsidRDefault="00301E09" w:rsidP="002B6C08">
      <w:pPr>
        <w:pStyle w:val="BodyText"/>
        <w:spacing w:after="180"/>
      </w:pPr>
      <w:r>
        <w:lastRenderedPageBreak/>
        <w:t xml:space="preserve">Using these actuators is natural with an EMS. Typically, the controller would place the setpoint on the outlet node. Then the component’s low-level controller should operate to meet the leaving setpoint. Setting the setpoints on nodes should be a common application for the EMS. </w:t>
      </w:r>
    </w:p>
    <w:p w:rsidR="00301E09" w:rsidRDefault="00301E09" w:rsidP="00541245">
      <w:pPr>
        <w:pStyle w:val="BodyText"/>
      </w:pPr>
      <w:r>
        <w:t xml:space="preserve">Although all nine possible setpoints are available as EMS actuators, it does not follow that EnergyPlus can use all of them. Most components can use only one or two setpoints. If a component cannot control to meet the setpoints on a node, the actuator will do nothing. </w:t>
      </w:r>
    </w:p>
    <w:p w:rsidR="00301E09" w:rsidRDefault="00301E09" w:rsidP="00541245">
      <w:pPr>
        <w:pStyle w:val="Heading3"/>
      </w:pPr>
      <w:bookmarkStart w:id="66" w:name="_Toc367348196"/>
      <w:r>
        <w:t>Zone HVAC Control</w:t>
      </w:r>
      <w:bookmarkEnd w:id="66"/>
    </w:p>
    <w:p w:rsidR="00301E09" w:rsidRPr="002066EF" w:rsidRDefault="00301E09" w:rsidP="002B6C08">
      <w:pPr>
        <w:pStyle w:val="BodyText"/>
        <w:spacing w:after="180"/>
      </w:pPr>
      <w:r>
        <w:t xml:space="preserve">Several actuators relate to HVAC zone controls for temperature, humidity, and comfort. </w:t>
      </w:r>
    </w:p>
    <w:p w:rsidR="00301E09" w:rsidRPr="002066EF" w:rsidRDefault="00301E09" w:rsidP="00674BC0">
      <w:pPr>
        <w:pStyle w:val="BodyText"/>
        <w:numPr>
          <w:ilvl w:val="0"/>
          <w:numId w:val="26"/>
        </w:numPr>
        <w:spacing w:after="120"/>
      </w:pPr>
      <w:r w:rsidRPr="002066EF">
        <w:t xml:space="preserve">Two actuators called “Zone Temperature Control” are available with the control types of “Heating Setpoint” and “Cooling Setpoint.”  These </w:t>
      </w:r>
      <w:r>
        <w:t>enable you</w:t>
      </w:r>
      <w:r w:rsidRPr="002066EF">
        <w:t xml:space="preserve"> to directly override the zone-by-zone heating and cooling setpoints</w:t>
      </w:r>
      <w:r>
        <w:t xml:space="preserve">. </w:t>
      </w:r>
      <w:r w:rsidRPr="002066EF">
        <w:t>The units are in degrees Celsius</w:t>
      </w:r>
      <w:r>
        <w:t xml:space="preserve">. The unique identifier is the zone name. </w:t>
      </w:r>
    </w:p>
    <w:p w:rsidR="00301E09" w:rsidRDefault="00301E09" w:rsidP="00674BC0">
      <w:pPr>
        <w:pStyle w:val="BodyText"/>
        <w:numPr>
          <w:ilvl w:val="0"/>
          <w:numId w:val="26"/>
        </w:numPr>
        <w:spacing w:after="120"/>
      </w:pPr>
      <w:r w:rsidRPr="002066EF">
        <w:t xml:space="preserve">Two actuators called “Zone Humidity Control” are available with the control types “Relative Humidity Humidifying Setpoint” and “Relative Humidity Dehumidifying Setpoint.” </w:t>
      </w:r>
      <w:r>
        <w:t xml:space="preserve"> These enable you to directly override the zone-by-zone humidity control setpoints. The units are in percent relative humidity. The unique identifier is the zone name. </w:t>
      </w:r>
    </w:p>
    <w:p w:rsidR="00301E09" w:rsidRDefault="00301E09" w:rsidP="00674BC0">
      <w:pPr>
        <w:pStyle w:val="BodyText"/>
        <w:numPr>
          <w:ilvl w:val="0"/>
          <w:numId w:val="26"/>
        </w:numPr>
      </w:pPr>
      <w:r>
        <w:t xml:space="preserve">Two actuators called “Zone Comfort Control” are available with the control types “Heating Setpoint” and “Cooling Setpoint.”  These enable you to directly override the zone-by-zone comfort control setpoints. The units are predicted mean vote (PMV). The unique identifier is the zone name. </w:t>
      </w:r>
    </w:p>
    <w:p w:rsidR="00301E09" w:rsidRDefault="00301E09" w:rsidP="00541245">
      <w:pPr>
        <w:pStyle w:val="Heading3"/>
      </w:pPr>
      <w:bookmarkStart w:id="67" w:name="_Toc367348197"/>
      <w:r>
        <w:t>Plant Supervisory Control</w:t>
      </w:r>
      <w:bookmarkEnd w:id="67"/>
    </w:p>
    <w:p w:rsidR="00301E09" w:rsidRDefault="00301E09" w:rsidP="00E72E37">
      <w:pPr>
        <w:pStyle w:val="BodyText"/>
      </w:pPr>
      <w:r>
        <w:t xml:space="preserve">Several levels of actuators are available for on/off supervisory control of Plant systems. </w:t>
      </w:r>
    </w:p>
    <w:p w:rsidR="00301E09" w:rsidRDefault="00301E09" w:rsidP="00E12484">
      <w:pPr>
        <w:pStyle w:val="BodyText"/>
        <w:numPr>
          <w:ilvl w:val="0"/>
          <w:numId w:val="28"/>
        </w:numPr>
      </w:pPr>
      <w:r>
        <w:t xml:space="preserve">Each plant (and condenser) loop has an actuator called “Plant Loop Overall” available with the control type “On/Off Supervisory.”  Setting the value of this actuator to 1.0 directs the overall plant to loop to run normally based on other controls. Setting the value of this actuator to 0.0 directs the overall plant loop to shut down regardless of what other controls indicate. </w:t>
      </w:r>
    </w:p>
    <w:p w:rsidR="00301E09" w:rsidRDefault="00301E09" w:rsidP="00E12484">
      <w:pPr>
        <w:pStyle w:val="BodyText"/>
        <w:numPr>
          <w:ilvl w:val="0"/>
          <w:numId w:val="28"/>
        </w:numPr>
      </w:pPr>
      <w:r>
        <w:t xml:space="preserve">Each plant (and condenser) loop has actuators called “Supply Side Half Loop” and “Demand Side Half Loop” that are available with the control type “On/Off Supervisory.”  Setting the value of this actuator to 1.0 directs the plant’s loop side to run normally based on other controls. Setting the value of this actuator to 0.0 directs the plant’s loop side to shut down regardless of what other controls indicate. </w:t>
      </w:r>
    </w:p>
    <w:p w:rsidR="00301E09" w:rsidRDefault="00301E09" w:rsidP="002D15CB">
      <w:pPr>
        <w:pStyle w:val="BodyText"/>
        <w:numPr>
          <w:ilvl w:val="0"/>
          <w:numId w:val="28"/>
        </w:numPr>
      </w:pPr>
      <w:r>
        <w:t xml:space="preserve">Each plant (and condenser) loop has a series of actuators called “Supply Side Branch” and “Demand Side Branch” that are available with the control type “On/Off Supervisory.”  These are available for each individual branch in a loop. Setting the value of this actuator to 1.0 directs the plant’s branch to run normally based on other controls. Setting the value of this actuator to 0.0 directs the plant’s branch to shut down regardless of what other controls indicate. </w:t>
      </w:r>
    </w:p>
    <w:p w:rsidR="00301E09" w:rsidRPr="00E72E37" w:rsidRDefault="00301E09" w:rsidP="007C793B">
      <w:pPr>
        <w:pStyle w:val="BodyText"/>
        <w:numPr>
          <w:ilvl w:val="0"/>
          <w:numId w:val="28"/>
        </w:numPr>
      </w:pPr>
      <w:r>
        <w:t xml:space="preserve">Each plant (and condenser) loop has a series of actuators called “Plant Component *” that are available with the control type “On/Off Supervisory.”  These are available for each individual component on a loop. Setting the value of this actuator to 1.0 directs the component to run normally based on other controls. Setting the value of this actuator to 0.0 directs the component to shut down regardless of what other controls indicate. </w:t>
      </w:r>
    </w:p>
    <w:p w:rsidR="00301E09" w:rsidRDefault="00301E09" w:rsidP="00541245">
      <w:pPr>
        <w:pStyle w:val="Heading3"/>
      </w:pPr>
      <w:bookmarkStart w:id="68" w:name="_Toc367348198"/>
      <w:r>
        <w:lastRenderedPageBreak/>
        <w:t>Outdoor Air System Node Conditions</w:t>
      </w:r>
      <w:bookmarkEnd w:id="68"/>
    </w:p>
    <w:p w:rsidR="00301E09" w:rsidRPr="001C403F" w:rsidRDefault="00301E09" w:rsidP="002B6C08">
      <w:pPr>
        <w:pStyle w:val="BodyText"/>
        <w:spacing w:after="180"/>
      </w:pPr>
      <w:r>
        <w:t xml:space="preserve">Actuators called “Outdoor Air System Node” are available with control types called “Drybulb Temperature” and “Wetbulb Temperature.”  The units are degrees Celsius. These actuators are available for all system nodes that are listed in either an OutdoorAir:Node or OutdoorAir:NodeList input object. You should probably set both the drybulb and wetbulb temperatures to ensure a full description of the moist air conditions. </w:t>
      </w:r>
    </w:p>
    <w:p w:rsidR="00301E09" w:rsidRDefault="00301E09" w:rsidP="00541245">
      <w:pPr>
        <w:pStyle w:val="BodyText"/>
      </w:pPr>
      <w:r>
        <w:t>The air system and many component models require you to specify a node as an outdoor air node to obtain values for the outdoor conditions. For example, outdoor air nodes are used at the inlet to an outdoor air mixer or at the inlet of the heat rejection side of a component model. Typically this is the weather data value for outdoor conditions. But local variations in microclimate may shift the local outdoor air temperature to differ slightly from the weather data. (Currently the only local variation model for this effect in EnergyPlus varies the outdoor air conditions as a function of height.)  If you want to experiment with other models for local variations in outdoor air conditions, this EMS actuator allows you to override the outdoor temperature at a particular system node with any model that can be implemented in an Erl program. For example (although better models for the changes in conditions may need be developed), this actuator could be used to examine the energy impacts of warmer outdoor air temperatures experienced by a rooftop packaged HVAC system sitting on a black roof or the cooler conditions experienced by a unit that is located on the shaded side of a building.  Another example is to make use of a separate model, outside of EnergyPlus, for some unique type of component (such as a labyrinth or earth-tube) that preconditions outdoor air; the results of that model could be fed into the air system model in EnergyPlus using these actuators.</w:t>
      </w:r>
    </w:p>
    <w:p w:rsidR="00301E09" w:rsidRDefault="00301E09" w:rsidP="00381042">
      <w:pPr>
        <w:pStyle w:val="Heading3"/>
      </w:pPr>
      <w:bookmarkStart w:id="69" w:name="_Toc367348199"/>
      <w:r>
        <w:t>AirLoopHVAC Availability Status</w:t>
      </w:r>
      <w:bookmarkEnd w:id="69"/>
    </w:p>
    <w:p w:rsidR="00301E09" w:rsidRDefault="00301E09" w:rsidP="002B6C08">
      <w:pPr>
        <w:pStyle w:val="BodyText"/>
        <w:spacing w:after="180"/>
      </w:pPr>
      <w:r>
        <w:t xml:space="preserve">This actuator is available in all models with central, or primary, air systems that are entered with the object “AirLoopHVAC.”  Various availability managers use the air loop’s availability status to override control of the central air system fan. The fan may be scheduled to be unavailable during certain times to shut down the system when it is not needed. However, there may be times when the air system should be started to protect from freezing, for example. This actuator can force an air system to start up or shut down. </w:t>
      </w:r>
    </w:p>
    <w:p w:rsidR="00301E09" w:rsidRDefault="00301E09" w:rsidP="002B6C08">
      <w:pPr>
        <w:pStyle w:val="BodyText"/>
        <w:spacing w:after="120"/>
      </w:pPr>
      <w:r>
        <w:t xml:space="preserve">The control is actuated by setting values for the availability status. The settings are numeric, but represent discrete states the status can take. The following settings are valid: </w:t>
      </w:r>
    </w:p>
    <w:p w:rsidR="00301E09" w:rsidRDefault="00301E09" w:rsidP="002B6C08">
      <w:pPr>
        <w:pStyle w:val="BodyText"/>
        <w:numPr>
          <w:ilvl w:val="0"/>
          <w:numId w:val="17"/>
        </w:numPr>
        <w:spacing w:after="120"/>
      </w:pPr>
      <w:r>
        <w:t xml:space="preserve">0.0 (= NoAction). This tells the air system to do whatever it would usually do without any special override status. </w:t>
      </w:r>
    </w:p>
    <w:p w:rsidR="00301E09" w:rsidRDefault="00301E09" w:rsidP="002B6C08">
      <w:pPr>
        <w:pStyle w:val="BodyText"/>
        <w:numPr>
          <w:ilvl w:val="0"/>
          <w:numId w:val="17"/>
        </w:numPr>
        <w:spacing w:after="120"/>
      </w:pPr>
      <w:r>
        <w:t xml:space="preserve">1.0 (= ForceOff). This overrides the air system to shut down when it would normally want to run. </w:t>
      </w:r>
    </w:p>
    <w:p w:rsidR="00301E09" w:rsidRDefault="00301E09" w:rsidP="002B6C08">
      <w:pPr>
        <w:pStyle w:val="BodyText"/>
        <w:numPr>
          <w:ilvl w:val="0"/>
          <w:numId w:val="17"/>
        </w:numPr>
        <w:spacing w:after="120"/>
      </w:pPr>
      <w:r>
        <w:t xml:space="preserve">2.0 (= CycleOn). This overrides the air system to start up when it would normally be off. </w:t>
      </w:r>
    </w:p>
    <w:p w:rsidR="00301E09" w:rsidRDefault="00301E09" w:rsidP="00381042">
      <w:pPr>
        <w:pStyle w:val="BodyText"/>
        <w:numPr>
          <w:ilvl w:val="0"/>
          <w:numId w:val="17"/>
        </w:numPr>
      </w:pPr>
      <w:r>
        <w:t xml:space="preserve">3.0 (= CycleOnZoneFansOnly). This overrides only the zone fans (not the central fans) if they would normally be off. </w:t>
      </w:r>
    </w:p>
    <w:p w:rsidR="00301E09" w:rsidRDefault="00301E09" w:rsidP="00FB1FC0">
      <w:pPr>
        <w:pStyle w:val="Heading3"/>
      </w:pPr>
      <w:bookmarkStart w:id="70" w:name="_Toc367348200"/>
      <w:r>
        <w:t>Ideal Loads Air System</w:t>
      </w:r>
      <w:bookmarkEnd w:id="70"/>
    </w:p>
    <w:p w:rsidR="00301E09" w:rsidRPr="001C403F" w:rsidRDefault="00301E09" w:rsidP="00FB1FC0">
      <w:pPr>
        <w:pStyle w:val="BodyText"/>
        <w:spacing w:after="180"/>
      </w:pPr>
      <w:r>
        <w:t xml:space="preserve">An actuator called “Ideal Loads Air System” is available with control types called </w:t>
      </w:r>
      <w:r w:rsidRPr="001C403F">
        <w:t>“Air Mass Flow Rate”</w:t>
      </w:r>
      <w:r>
        <w:t xml:space="preserve"> (supply air), “Outdoor Air Mass Flow Rate,”</w:t>
      </w:r>
      <w:r w:rsidRPr="00B53E62">
        <w:t xml:space="preserve"> </w:t>
      </w:r>
      <w:r>
        <w:t>“</w:t>
      </w:r>
      <w:r w:rsidRPr="00B53E62">
        <w:t>Air Temperature</w:t>
      </w:r>
      <w:r>
        <w:t>,” and “</w:t>
      </w:r>
      <w:r w:rsidRPr="00B53E62">
        <w:t>Air Humidity Ratio</w:t>
      </w:r>
      <w:r>
        <w:t>.”</w:t>
      </w:r>
      <w:r w:rsidRPr="001C403F">
        <w:t xml:space="preserve"> </w:t>
      </w:r>
      <w:r>
        <w:t xml:space="preserve"> These are available in models that use the ideal loads air system, formerly known as purchased air. The units are kg/s for mass flow rate, C for temperature and </w:t>
      </w:r>
      <w:r w:rsidR="00B64234" w:rsidRPr="00733184">
        <w:t>kg</w:t>
      </w:r>
      <w:r w:rsidR="00B64234">
        <w:t>Water/kgDryAir</w:t>
      </w:r>
      <w:r>
        <w:t xml:space="preserve"> for humidity ratio. The unique identifier is the user-defined name of the </w:t>
      </w:r>
      <w:r w:rsidRPr="001C403F">
        <w:t>ZoneHVAC:IdealLoadsAirSystem</w:t>
      </w:r>
      <w:r>
        <w:t xml:space="preserve"> input object. </w:t>
      </w:r>
    </w:p>
    <w:p w:rsidR="00301E09" w:rsidRDefault="00301E09" w:rsidP="00FB1FC0">
      <w:pPr>
        <w:pStyle w:val="BodyText"/>
      </w:pPr>
      <w:r>
        <w:lastRenderedPageBreak/>
        <w:t>For Air Temperature and Air Humidity Ratio, the overrides are absolute. They are applied after all other limits have been checked.</w:t>
      </w:r>
      <w:r w:rsidRPr="00622531">
        <w:t xml:space="preserve"> </w:t>
      </w:r>
      <w:r>
        <w:t>For mass flow rate, t</w:t>
      </w:r>
      <w:r w:rsidRPr="001C403F">
        <w:t>he override</w:t>
      </w:r>
      <w:r>
        <w:t>s are</w:t>
      </w:r>
      <w:r w:rsidRPr="001C403F">
        <w:t xml:space="preserve"> not absolute</w:t>
      </w:r>
      <w:r>
        <w:t>,</w:t>
      </w:r>
      <w:r w:rsidRPr="001C403F">
        <w:t xml:space="preserve"> in that the model</w:t>
      </w:r>
      <w:r>
        <w:t xml:space="preserve"> has additional internal controls that may not always be overridden. The internal controls </w:t>
      </w:r>
      <w:r w:rsidRPr="001C403F">
        <w:t>will still apply the</w:t>
      </w:r>
      <w:r>
        <w:t xml:space="preserve"> capacity and flow rate</w:t>
      </w:r>
      <w:r w:rsidRPr="001C403F">
        <w:t xml:space="preserve"> limits</w:t>
      </w:r>
      <w:r>
        <w:t xml:space="preserve"> if</w:t>
      </w:r>
      <w:r w:rsidRPr="001C403F">
        <w:t xml:space="preserve"> defined</w:t>
      </w:r>
      <w:r>
        <w:t xml:space="preserve"> in the input object. The EMS override affects the flow rate only if the air system is on. If the air system is “off,” the mass flow is zero regardless of the actuator setting. The internal model controls will turn off the air system if the zone is in the dead band or if it is scheduled “off” by availability managers. This behavior allows you to use the internal controls to determine when the air should cycle on, as for a constant volume system that cycles to achieve control. If both the Air Mass Flow Rate and Outdoor Air Mass Flow Rate are overridden, the Outdoor Air Mass Flow Rate will not be allowed to be greater than the override value for Air Mass Flow Rate.</w:t>
      </w:r>
    </w:p>
    <w:p w:rsidR="00301E09" w:rsidRDefault="00301E09" w:rsidP="00541245">
      <w:pPr>
        <w:pStyle w:val="Heading3"/>
      </w:pPr>
      <w:bookmarkStart w:id="71" w:name="_Toc367348201"/>
      <w:r>
        <w:t>Fan</w:t>
      </w:r>
      <w:bookmarkEnd w:id="71"/>
    </w:p>
    <w:p w:rsidR="00301E09" w:rsidRDefault="00301E09" w:rsidP="00541245">
      <w:pPr>
        <w:pStyle w:val="BodyText"/>
      </w:pPr>
      <w:r w:rsidRPr="00541245">
        <w:t xml:space="preserve">Actuators called “Fan” are available with the control types “Fan Air Mass Flow Rate,” “Fan Pressure Rise,” and “Fan Total Efficiency.”  These provide direct control over the </w:t>
      </w:r>
      <w:r>
        <w:t xml:space="preserve">fan </w:t>
      </w:r>
      <w:r w:rsidRPr="00541245">
        <w:t>operation</w:t>
      </w:r>
      <w:r>
        <w:t xml:space="preserve"> </w:t>
      </w:r>
      <w:r w:rsidRPr="00541245">
        <w:t>in an air system</w:t>
      </w:r>
      <w:r>
        <w:t>. The EMS program can override the flow rate by using kg/s. It can override the total pressure rise at the fan by using Pascals. And it can override the fan efficiency on a scale from 0.0 to 1.0. The unique identifier is the name of the fan in the Fan input objects.</w:t>
      </w:r>
    </w:p>
    <w:p w:rsidR="00301E09" w:rsidRPr="00992648" w:rsidRDefault="00301E09" w:rsidP="00A13E66">
      <w:pPr>
        <w:pStyle w:val="BodyText"/>
      </w:pPr>
      <w:r w:rsidRPr="00992648">
        <w:t>An actuator is also available for overriding the autosize value for the fan’s design air flow rate.  This actuator is called “Fan” and the control type is “</w:t>
      </w:r>
      <w:r w:rsidRPr="00ED3A31">
        <w:t>'Fan Autosized Air Flow Rate” with units in m</w:t>
      </w:r>
      <w:r w:rsidRPr="00ED3A31">
        <w:rPr>
          <w:vertAlign w:val="superscript"/>
        </w:rPr>
        <w:t>3</w:t>
      </w:r>
      <w:r w:rsidRPr="00ED3A31">
        <w:t xml:space="preserve">/s. It is </w:t>
      </w:r>
      <w:r>
        <w:t>only useful f</w:t>
      </w:r>
      <w:r w:rsidRPr="00992648">
        <w:t>rom the calling point named AfterComponentInputReadIn</w:t>
      </w:r>
      <w:r>
        <w:t>.</w:t>
      </w:r>
    </w:p>
    <w:p w:rsidR="00301E09" w:rsidRDefault="00301E09" w:rsidP="00A13E66">
      <w:pPr>
        <w:pStyle w:val="Heading3"/>
      </w:pPr>
      <w:bookmarkStart w:id="72" w:name="_Toc367348202"/>
      <w:r>
        <w:t>DX Cooling Coils</w:t>
      </w:r>
      <w:bookmarkEnd w:id="72"/>
    </w:p>
    <w:p w:rsidR="00301E09" w:rsidRPr="00223CCE" w:rsidRDefault="00301E09" w:rsidP="00A13E66">
      <w:pPr>
        <w:pStyle w:val="BodyText"/>
      </w:pPr>
      <w:r w:rsidRPr="00223CCE">
        <w:t>Actuators are available for overriding the autosize values related to the size of single speed DX coils.  Actuators called “</w:t>
      </w:r>
      <w:r w:rsidRPr="00ED3A31">
        <w:t xml:space="preserve">Coil:Cooling:DX:SingleSpeed” are available with control types “Autosized Rated Air Flow Rate” (in m3/s), “Autosized Rated Sensible Heat Ratio” (in W/W), and “Autosized Rated Total Cooling Capacity” (in W).  </w:t>
      </w:r>
      <w:r>
        <w:t xml:space="preserve">These are only useful from the calling point named </w:t>
      </w:r>
      <w:r w:rsidRPr="00992648">
        <w:t>AfterComponentInputReadIn</w:t>
      </w:r>
      <w:r>
        <w:t>.</w:t>
      </w:r>
    </w:p>
    <w:p w:rsidR="00301E09" w:rsidRDefault="00301E09" w:rsidP="003D6F84">
      <w:pPr>
        <w:pStyle w:val="Heading3"/>
      </w:pPr>
      <w:bookmarkStart w:id="73" w:name="_Toc367348203"/>
      <w:r>
        <w:t>Unitary Equipment</w:t>
      </w:r>
      <w:bookmarkEnd w:id="73"/>
    </w:p>
    <w:p w:rsidR="00301E09" w:rsidRDefault="00301E09" w:rsidP="00541245">
      <w:pPr>
        <w:pStyle w:val="BodyText"/>
      </w:pPr>
      <w:r>
        <w:t xml:space="preserve">Actuators called “Unitary HVAC” are available with the control types “Sensible Load Request” and “Moisture Load Request.”  These control the operation of unitary equipment. Normally these systems operate to meet zone loads, but these actuators allow you to override the controls of unitary systems. The units are in Watts. The unique identifier is the name of the unitary equipment in the input objects. </w:t>
      </w:r>
    </w:p>
    <w:p w:rsidR="00301E09" w:rsidRDefault="00301E09" w:rsidP="00A13E66">
      <w:pPr>
        <w:pStyle w:val="BodyText"/>
      </w:pPr>
      <w:r>
        <w:t>Actuators are available for overriding the autosize values related to supply air flow rates some unitary HVAC equipment.  These actuators allow selectively altering the outcome of sizing routines and are used from the calling point named AfterComponentInputReadIn.  The units are m</w:t>
      </w:r>
      <w:r w:rsidRPr="00ED3A31">
        <w:rPr>
          <w:vertAlign w:val="superscript"/>
        </w:rPr>
        <w:t>3</w:t>
      </w:r>
      <w:r>
        <w:t xml:space="preserve">/s.   </w:t>
      </w:r>
    </w:p>
    <w:p w:rsidR="00301E09" w:rsidRPr="00ED3A31" w:rsidRDefault="00301E09" w:rsidP="00A13E66">
      <w:pPr>
        <w:pStyle w:val="BodyText"/>
        <w:numPr>
          <w:ilvl w:val="0"/>
          <w:numId w:val="29"/>
        </w:numPr>
        <w:rPr>
          <w:rFonts w:ascii="Courier New" w:hAnsi="Courier New" w:cs="Courier New"/>
          <w:noProof/>
          <w:color w:val="800000"/>
        </w:rPr>
      </w:pPr>
      <w:r>
        <w:t>An actuator called “</w:t>
      </w:r>
      <w:r w:rsidRPr="00ED3A31">
        <w:t>AirLoopHVAC:Unitary:Furnace:HeatOnly”</w:t>
      </w:r>
      <w:r>
        <w:t xml:space="preserve"> is available with control </w:t>
      </w:r>
      <w:r w:rsidRPr="00205FAB">
        <w:t xml:space="preserve">type </w:t>
      </w:r>
      <w:r w:rsidRPr="00ED3A31">
        <w:t>“Autosized Supply Air Flow Rate</w:t>
      </w:r>
      <w:r>
        <w:t>.</w:t>
      </w:r>
      <w:r w:rsidRPr="00ED3A31">
        <w:t>”</w:t>
      </w:r>
      <w:r>
        <w:t xml:space="preserve">  </w:t>
      </w:r>
    </w:p>
    <w:p w:rsidR="00301E09" w:rsidRPr="00ED3A31" w:rsidRDefault="00301E09" w:rsidP="00A13E66">
      <w:pPr>
        <w:pStyle w:val="BodyText"/>
        <w:numPr>
          <w:ilvl w:val="0"/>
          <w:numId w:val="29"/>
        </w:numPr>
        <w:rPr>
          <w:rFonts w:ascii="Courier New" w:hAnsi="Courier New" w:cs="Courier New"/>
          <w:noProof/>
          <w:color w:val="800000"/>
        </w:rPr>
      </w:pPr>
      <w:r>
        <w:t xml:space="preserve">An actuator called </w:t>
      </w:r>
      <w:r w:rsidRPr="00205FAB">
        <w:t>“</w:t>
      </w:r>
      <w:r w:rsidRPr="00ED3A31">
        <w:t>AirLoopHVAC:UnitaryHeatOnly</w:t>
      </w:r>
      <w:r w:rsidRPr="00205FAB">
        <w:t>” is available with control type “</w:t>
      </w:r>
      <w:r w:rsidRPr="00ED3A31">
        <w:t>Autosized Supply Air Flow Rate</w:t>
      </w:r>
      <w:r w:rsidRPr="00205FAB">
        <w:t xml:space="preserve">.”  </w:t>
      </w:r>
    </w:p>
    <w:p w:rsidR="00301E09" w:rsidRPr="00ED3A31" w:rsidRDefault="00301E09" w:rsidP="00A13E66">
      <w:pPr>
        <w:pStyle w:val="BodyText"/>
        <w:numPr>
          <w:ilvl w:val="0"/>
          <w:numId w:val="29"/>
        </w:numPr>
        <w:rPr>
          <w:rFonts w:ascii="Courier New" w:hAnsi="Courier New" w:cs="Courier New"/>
          <w:noProof/>
          <w:color w:val="800000"/>
        </w:rPr>
      </w:pPr>
      <w:r w:rsidRPr="00205FAB">
        <w:t>Actuators called “</w:t>
      </w:r>
      <w:r w:rsidRPr="00ED3A31">
        <w:t xml:space="preserve">AirLoopHVAC:Unitary:Furnace:HeatCool” </w:t>
      </w:r>
      <w:r>
        <w:t xml:space="preserve">and </w:t>
      </w:r>
      <w:r w:rsidRPr="00205FAB">
        <w:t>“</w:t>
      </w:r>
      <w:r w:rsidRPr="00ED3A31">
        <w:t>AirLoopHVAC:UnitaryHeatCool”</w:t>
      </w:r>
      <w:r>
        <w:rPr>
          <w:rFonts w:ascii="Courier New" w:hAnsi="Courier New" w:cs="Courier New"/>
          <w:noProof/>
          <w:color w:val="800000"/>
        </w:rPr>
        <w:t xml:space="preserve"> </w:t>
      </w:r>
      <w:r w:rsidRPr="00ED3A31">
        <w:t>are available with control types “Autosized Supply Air Flow Rate,”  “Autosized Supply Air Flow Rate During Cooling Operation,” “Autosized Supply Air Flow Rate During Heating Operation,” and “Autosized Supply Air Flow Rate During No Heating or Cooling Operation.”</w:t>
      </w:r>
    </w:p>
    <w:p w:rsidR="00301E09" w:rsidRPr="00205FAB" w:rsidRDefault="00301E09" w:rsidP="00A13E66">
      <w:pPr>
        <w:pStyle w:val="BodyText"/>
        <w:numPr>
          <w:ilvl w:val="0"/>
          <w:numId w:val="29"/>
        </w:numPr>
        <w:rPr>
          <w:rFonts w:ascii="Courier New" w:hAnsi="Courier New" w:cs="Courier New"/>
          <w:noProof/>
          <w:color w:val="800000"/>
        </w:rPr>
      </w:pPr>
      <w:r>
        <w:t xml:space="preserve">An </w:t>
      </w:r>
      <w:r w:rsidRPr="00205FAB">
        <w:t>actuator called “</w:t>
      </w:r>
      <w:r w:rsidRPr="00ED3A31">
        <w:t>AirLoopHVAC:UnitaryHeatPump:AirToAir</w:t>
      </w:r>
      <w:r w:rsidRPr="00205FAB">
        <w:t xml:space="preserve">” is available with control type “Autosized Supply Air Flow Rate.”  </w:t>
      </w:r>
    </w:p>
    <w:p w:rsidR="00301E09" w:rsidRPr="00205FAB" w:rsidRDefault="00301E09" w:rsidP="00A13E66">
      <w:pPr>
        <w:pStyle w:val="BodyText"/>
        <w:numPr>
          <w:ilvl w:val="0"/>
          <w:numId w:val="29"/>
        </w:numPr>
        <w:rPr>
          <w:rFonts w:ascii="Courier New" w:hAnsi="Courier New" w:cs="Courier New"/>
          <w:noProof/>
          <w:color w:val="800000"/>
        </w:rPr>
      </w:pPr>
      <w:r>
        <w:t xml:space="preserve">An </w:t>
      </w:r>
      <w:r w:rsidRPr="00205FAB">
        <w:t xml:space="preserve">actuator called </w:t>
      </w:r>
      <w:r w:rsidRPr="009A040F">
        <w:t>“</w:t>
      </w:r>
      <w:r w:rsidRPr="00ED3A31">
        <w:t>AirLoopHVAC:UnitaryHeatPump:WaterToAir</w:t>
      </w:r>
      <w:r w:rsidRPr="009A040F">
        <w:t>” is</w:t>
      </w:r>
      <w:r w:rsidRPr="00205FAB">
        <w:t xml:space="preserve"> available with control type “Autosized Supply Air Flow Rate.”  </w:t>
      </w:r>
    </w:p>
    <w:p w:rsidR="00301E09" w:rsidRDefault="00301E09" w:rsidP="004C6890">
      <w:pPr>
        <w:pStyle w:val="Heading3"/>
      </w:pPr>
      <w:bookmarkStart w:id="74" w:name="_Toc367348204"/>
      <w:r>
        <w:lastRenderedPageBreak/>
        <w:t>AirTerminal:SingleDuct:Uncontrolled</w:t>
      </w:r>
      <w:bookmarkEnd w:id="74"/>
    </w:p>
    <w:p w:rsidR="00301E09" w:rsidRDefault="00301E09" w:rsidP="004C6890">
      <w:pPr>
        <w:pStyle w:val="BodyText"/>
      </w:pPr>
      <w:r w:rsidRPr="00275CDC">
        <w:t xml:space="preserve">An actuator called “AirTerminal:SingleDuct:Uncontrolled” is available with a control type called “Mass Flow Rate.”  </w:t>
      </w:r>
      <w:r>
        <w:t xml:space="preserve">This actuator is available in models that use the direct air terminal. The units are kg/s. This actuator is used to control the flow rate. Normally, the flow rate of direct air terminals is fixed by the input or sizing results, but this actuator provides a way to override the flow with Erl programs. </w:t>
      </w:r>
    </w:p>
    <w:p w:rsidR="00301E09" w:rsidRDefault="00301E09" w:rsidP="003D6F84">
      <w:pPr>
        <w:pStyle w:val="Heading3"/>
      </w:pPr>
      <w:bookmarkStart w:id="75" w:name="_Toc367348205"/>
      <w:r>
        <w:t>Outdoor Air Controller</w:t>
      </w:r>
      <w:bookmarkEnd w:id="75"/>
    </w:p>
    <w:p w:rsidR="00301E09" w:rsidRDefault="00301E09" w:rsidP="00541245">
      <w:pPr>
        <w:pStyle w:val="BodyText"/>
      </w:pPr>
      <w:r w:rsidRPr="003D6F84">
        <w:t xml:space="preserve">An actuator called “Outdoor Air Controller” is available with the control type called “Air Mass Flow Rate.” </w:t>
      </w:r>
      <w:r>
        <w:t xml:space="preserve"> This provides override control over the rate of outdoor air. The units are kg/s. The unique identifier is the name of the Controller:OutdoorAir input object. </w:t>
      </w:r>
    </w:p>
    <w:p w:rsidR="00301E09" w:rsidRDefault="00301E09" w:rsidP="003D6F84">
      <w:pPr>
        <w:pStyle w:val="Heading3"/>
      </w:pPr>
      <w:bookmarkStart w:id="76" w:name="_Toc367348206"/>
      <w:r>
        <w:t>Plant Load Profile</w:t>
      </w:r>
      <w:bookmarkEnd w:id="76"/>
      <w:r>
        <w:t xml:space="preserve"> </w:t>
      </w:r>
    </w:p>
    <w:p w:rsidR="00301E09" w:rsidRDefault="00301E09" w:rsidP="003D6F84">
      <w:pPr>
        <w:pStyle w:val="BodyText"/>
      </w:pPr>
      <w:r>
        <w:t>Actuators called “Plant Load Profile” are available with the control types called “Mass Flow Rate” (in kg/s) and “Power” (in W). The unique identifier is the name of the LoadProfile:Plant input object. These actuators provide override control over the loads placed on a plant system by a plant load profile.</w:t>
      </w:r>
    </w:p>
    <w:p w:rsidR="007C3A93" w:rsidRDefault="007C3A93" w:rsidP="007C3A93">
      <w:pPr>
        <w:pStyle w:val="Heading3"/>
      </w:pPr>
      <w:bookmarkStart w:id="77" w:name="_Toc367348207"/>
      <w:r>
        <w:t>Plant Component Temperature Source</w:t>
      </w:r>
      <w:bookmarkEnd w:id="77"/>
    </w:p>
    <w:p w:rsidR="007C3A93" w:rsidRPr="00F41C62" w:rsidRDefault="007C3A93" w:rsidP="007C3A93">
      <w:pPr>
        <w:pStyle w:val="BodyText"/>
      </w:pPr>
      <w:r>
        <w:t xml:space="preserve">An actuator called “PlantComponent:TemperatureSource” is available with the control type “Maximum Mass Flow Rate” with units of kg/s. The unique identifier is the name of the PlantComponent:TemperatureSource input object. This actuator provides override control over the upper limit of mass flow.  This actuator can be used to dynamical constrain the flow rate but will not change the design flow rate for sizing and plant loop initialization purposes.  Generally the override values should be less than the design level for mass flow rate or unexpected behavior may occur. </w:t>
      </w:r>
    </w:p>
    <w:p w:rsidR="00301E09" w:rsidRDefault="00301E09" w:rsidP="003D71F7">
      <w:pPr>
        <w:pStyle w:val="Heading3"/>
      </w:pPr>
      <w:bookmarkStart w:id="78" w:name="_Toc367348208"/>
      <w:r>
        <w:t>Pump</w:t>
      </w:r>
      <w:bookmarkEnd w:id="78"/>
    </w:p>
    <w:p w:rsidR="00301E09" w:rsidRDefault="00301E09" w:rsidP="003D71F7">
      <w:pPr>
        <w:pStyle w:val="BodyText"/>
      </w:pPr>
      <w:r>
        <w:t xml:space="preserve">An actuator called “Pump” is available with the control type “Pump Mass Flow Rate” (in kg/s). This allows you to override the flow rate produced by a pump. The unique identifier is the name of Pump Input object. </w:t>
      </w:r>
    </w:p>
    <w:p w:rsidR="00301E09" w:rsidRDefault="00301E09" w:rsidP="004C6890">
      <w:pPr>
        <w:pStyle w:val="Heading3"/>
      </w:pPr>
      <w:bookmarkStart w:id="79" w:name="_Toc367348209"/>
      <w:r>
        <w:t>Window Air Conditioner</w:t>
      </w:r>
      <w:bookmarkEnd w:id="79"/>
    </w:p>
    <w:p w:rsidR="00301E09" w:rsidRDefault="00301E09" w:rsidP="004C6890">
      <w:pPr>
        <w:pStyle w:val="BodyText"/>
      </w:pPr>
      <w:r>
        <w:t xml:space="preserve">An actuator called “Window Air Conditioner” is available with a control type called “Part Load Ratio.”  This is nondimensional and takes numbers between 0.0 and 1.0. The unique identifier is the name of the ZoneHVAC:WindowAirConditioner input object. </w:t>
      </w:r>
    </w:p>
    <w:p w:rsidR="00301E09" w:rsidRDefault="00301E09" w:rsidP="00C86E1B">
      <w:pPr>
        <w:pStyle w:val="Heading3"/>
      </w:pPr>
      <w:bookmarkStart w:id="80" w:name="_Toc367348210"/>
      <w:r>
        <w:t>Low Temperature Radiant Hydronic</w:t>
      </w:r>
      <w:bookmarkEnd w:id="80"/>
    </w:p>
    <w:p w:rsidR="00301E09" w:rsidRDefault="00301E09" w:rsidP="00C86E1B">
      <w:pPr>
        <w:pStyle w:val="BodyText"/>
      </w:pPr>
      <w:r>
        <w:t>Actuators called “Hydronic Low Temp Radiant” and “Constant Flow Low Temp Radiant” are available with the control type “Water Mass Flow Rate” (in kg/s). This allows you to override the flow of water through hydronic radiant systems. The unique identifier is the name of either the ZoneHVAC:LowTemperatureRadiant:VariableFlow or ZoneHVAC:LowTemperature</w:t>
      </w:r>
      <w:r>
        <w:br/>
        <w:t xml:space="preserve">Radiant:ConstantFlow input objects. </w:t>
      </w:r>
    </w:p>
    <w:p w:rsidR="007C3A93" w:rsidRDefault="007C3A93" w:rsidP="007C3A93">
      <w:pPr>
        <w:pStyle w:val="Heading3"/>
      </w:pPr>
      <w:bookmarkStart w:id="81" w:name="_Toc367348211"/>
      <w:bookmarkStart w:id="82" w:name="_Toc303172034"/>
      <w:r>
        <w:t>Plant Chillers</w:t>
      </w:r>
      <w:bookmarkEnd w:id="81"/>
    </w:p>
    <w:p w:rsidR="007C3A93" w:rsidRDefault="007C3A93" w:rsidP="007C3A93">
      <w:pPr>
        <w:pStyle w:val="Heading4"/>
      </w:pPr>
      <w:r>
        <w:t>Chiller Nominal Capacity</w:t>
      </w:r>
    </w:p>
    <w:p w:rsidR="007C3A93" w:rsidRPr="00BA4EC6" w:rsidRDefault="007C3A93" w:rsidP="007C3A93">
      <w:pPr>
        <w:pStyle w:val="BodyText"/>
      </w:pPr>
      <w:r>
        <w:t>The internal variable called “Chiller Nominal Capacity” provides information about the size of chillers in the plant system. The units are Watts. This internal variable is useful for dispatching loads to chillers when using PlantEquipmentOperation:UserDefined, especially when the chillers are autosized. This internal variable is available for chillers that use the following input objects</w:t>
      </w:r>
      <w:r w:rsidRPr="00BA4EC6">
        <w:t>: Chiller:Absorption,</w:t>
      </w:r>
      <w:r>
        <w:t xml:space="preserve"> </w:t>
      </w:r>
      <w:r w:rsidRPr="00BA4EC6">
        <w:t xml:space="preserve">Chiller:Absorption:Indirect, </w:t>
      </w:r>
      <w:r>
        <w:t>C</w:t>
      </w:r>
      <w:r w:rsidRPr="00BA4EC6">
        <w:t>hiller:ConstantCOP,</w:t>
      </w:r>
      <w:r>
        <w:t xml:space="preserve"> </w:t>
      </w:r>
      <w:r w:rsidRPr="00BA4EC6">
        <w:t>Chiller:Electric, Chiller:Electric:EIR,</w:t>
      </w:r>
      <w:r>
        <w:t xml:space="preserve"> </w:t>
      </w:r>
      <w:r w:rsidRPr="00BA4EC6">
        <w:t>Chiller:Electric:ReformulatedEIR,</w:t>
      </w:r>
      <w:r>
        <w:t xml:space="preserve"> </w:t>
      </w:r>
      <w:r w:rsidRPr="00BA4EC6">
        <w:t xml:space="preserve">Chiller:EngineDriven, </w:t>
      </w:r>
      <w:r>
        <w:t xml:space="preserve">and </w:t>
      </w:r>
      <w:r w:rsidRPr="00BA4EC6">
        <w:t>Chiller:CombustionTurbine.</w:t>
      </w:r>
    </w:p>
    <w:p w:rsidR="007C3A93" w:rsidRDefault="007C3A93" w:rsidP="007C3A93">
      <w:pPr>
        <w:pStyle w:val="Heading3"/>
      </w:pPr>
      <w:bookmarkStart w:id="83" w:name="_Toc367348212"/>
      <w:r>
        <w:lastRenderedPageBreak/>
        <w:t>Plant Boilers</w:t>
      </w:r>
      <w:bookmarkEnd w:id="83"/>
    </w:p>
    <w:p w:rsidR="007C3A93" w:rsidRDefault="007C3A93" w:rsidP="007C3A93">
      <w:pPr>
        <w:pStyle w:val="Heading4"/>
      </w:pPr>
      <w:r>
        <w:t>Boiler Nominal Capacity</w:t>
      </w:r>
    </w:p>
    <w:p w:rsidR="007C3A93" w:rsidRPr="00B45CAD" w:rsidRDefault="007C3A93" w:rsidP="007C3A93">
      <w:pPr>
        <w:pStyle w:val="BodyText"/>
      </w:pPr>
      <w:r>
        <w:t>The internal variable called “Boiler Nominal Capacity” provides information about the size of boilers in the plant system. The units are Watts. This internal variable is useful for dispatching loads to boilers when using PlantEquipmentOperation:UserDefined, especially when the boilers are autosized. This internal variable is available when using the input object Boiler:HotWater.</w:t>
      </w:r>
    </w:p>
    <w:p w:rsidR="00301E09" w:rsidRDefault="00301E09" w:rsidP="00DE57D8">
      <w:pPr>
        <w:pStyle w:val="Heading3"/>
      </w:pPr>
      <w:bookmarkStart w:id="84" w:name="_Toc367348213"/>
      <w:r>
        <w:t>Variable Refrigerant Flow Heat Pump Air Conditioner</w:t>
      </w:r>
      <w:bookmarkEnd w:id="82"/>
      <w:bookmarkEnd w:id="84"/>
    </w:p>
    <w:p w:rsidR="00301E09" w:rsidRDefault="00301E09" w:rsidP="00DE57D8">
      <w:pPr>
        <w:pStyle w:val="BodyText"/>
      </w:pPr>
      <w:r>
        <w:t>An actuator called “</w:t>
      </w:r>
      <w:r w:rsidRPr="0078653D">
        <w:rPr>
          <w:rFonts w:cs="Arial"/>
        </w:rPr>
        <w:t>Variable Refrigerant Flow Heat Pump</w:t>
      </w:r>
      <w:r>
        <w:t>” is available with a control type called “</w:t>
      </w:r>
      <w:r w:rsidRPr="0078653D">
        <w:rPr>
          <w:rFonts w:cs="Arial"/>
        </w:rPr>
        <w:t>Operating Mode</w:t>
      </w:r>
      <w:r>
        <w:t xml:space="preserve">.”  This is nondimensional and takes numbers between 0.0 and 2.0 where 0.0 means the system is off, 1.0 means the system is in cooling mode, and 2.0 means the system is in heating mode. The unique identifier is the name of the </w:t>
      </w:r>
      <w:r w:rsidRPr="0078653D">
        <w:rPr>
          <w:rFonts w:cs="Arial"/>
        </w:rPr>
        <w:t>AirConditioner:VariableRefrigerantFlow</w:t>
      </w:r>
      <w:r>
        <w:t xml:space="preserve"> input object.</w:t>
      </w:r>
    </w:p>
    <w:p w:rsidR="00301E09" w:rsidRDefault="00301E09" w:rsidP="00DE57D8">
      <w:pPr>
        <w:pStyle w:val="Heading3"/>
      </w:pPr>
      <w:bookmarkStart w:id="85" w:name="_Toc303172035"/>
      <w:bookmarkStart w:id="86" w:name="_Toc367348214"/>
      <w:r>
        <w:t>Variable Refrigerant Flow Terminal Unit</w:t>
      </w:r>
      <w:bookmarkEnd w:id="85"/>
      <w:bookmarkEnd w:id="86"/>
    </w:p>
    <w:p w:rsidR="00301E09" w:rsidRPr="00C86E1B" w:rsidRDefault="00301E09" w:rsidP="00DE57D8">
      <w:pPr>
        <w:pStyle w:val="BodyText"/>
      </w:pPr>
      <w:r>
        <w:t>An actuator called “</w:t>
      </w:r>
      <w:r w:rsidRPr="0078653D">
        <w:rPr>
          <w:rFonts w:cs="Arial"/>
        </w:rPr>
        <w:t xml:space="preserve">Variable Refrigerant Flow </w:t>
      </w:r>
      <w:r>
        <w:rPr>
          <w:rFonts w:cs="Arial"/>
        </w:rPr>
        <w:t>Terminal Unit</w:t>
      </w:r>
      <w:r>
        <w:t>” is available with a control type called “</w:t>
      </w:r>
      <w:r>
        <w:rPr>
          <w:rFonts w:cs="Arial"/>
        </w:rPr>
        <w:t>Part Load Ratio</w:t>
      </w:r>
      <w:r>
        <w:t xml:space="preserve">.”  This is nondimensional and takes numbers between 0.0 and 1.0. The unique identifier is the name of the </w:t>
      </w:r>
      <w:r w:rsidRPr="000C5C49">
        <w:rPr>
          <w:rFonts w:cs="Arial"/>
        </w:rPr>
        <w:t>ZoneHVAC:TerminalUnit:VariableRefrigerantFlow</w:t>
      </w:r>
      <w:r>
        <w:t xml:space="preserve"> input object. This control over rides the part-load ratio of the terminal unit and can be applied only when the cooling or heating minimum and maximum outdoor temperature limits of the condenser (i.e., the </w:t>
      </w:r>
      <w:r w:rsidRPr="0078653D">
        <w:rPr>
          <w:rFonts w:cs="Arial"/>
        </w:rPr>
        <w:t>AirConditioner:VariableRefrigerantFlow</w:t>
      </w:r>
      <w:r>
        <w:rPr>
          <w:rFonts w:cs="Arial"/>
        </w:rPr>
        <w:t xml:space="preserve"> object</w:t>
      </w:r>
      <w:r>
        <w:t>) are not exceeded.</w:t>
      </w:r>
    </w:p>
    <w:p w:rsidR="00301E09" w:rsidRDefault="00301E09" w:rsidP="00611450">
      <w:pPr>
        <w:pStyle w:val="Heading2"/>
      </w:pPr>
      <w:bookmarkStart w:id="87" w:name="_Toc367348215"/>
      <w:r>
        <w:t>Thermal Envelope</w:t>
      </w:r>
      <w:bookmarkEnd w:id="87"/>
    </w:p>
    <w:p w:rsidR="00301E09" w:rsidRDefault="00301E09" w:rsidP="00BB47D8">
      <w:pPr>
        <w:pStyle w:val="Heading3"/>
      </w:pPr>
      <w:bookmarkStart w:id="88" w:name="_Toc367348216"/>
      <w:r>
        <w:t>Window Shading Control</w:t>
      </w:r>
      <w:bookmarkEnd w:id="88"/>
    </w:p>
    <w:p w:rsidR="00301E09" w:rsidRDefault="00301E09" w:rsidP="002B6C08">
      <w:pPr>
        <w:pStyle w:val="BodyText"/>
        <w:spacing w:after="180"/>
      </w:pPr>
      <w:r>
        <w:t xml:space="preserve">This actuator is available in models that also have the WindowProperty:ShadingControl input objects. The user-defined name for the WindowProperty:ShadingControl is not used to identify unique window shading controls; rather, the window name is used to identify the actuator. This is because there could be multiple windows, all with shades, each of which is governed by a single WindowProperty:ShadingControl input object. The EMS actuator can override the control actions for each window separately. </w:t>
      </w:r>
    </w:p>
    <w:p w:rsidR="00301E09" w:rsidRDefault="00301E09" w:rsidP="002B6C08">
      <w:pPr>
        <w:pStyle w:val="BodyText"/>
        <w:spacing w:after="180"/>
      </w:pPr>
      <w:r>
        <w:t xml:space="preserve">The control is actuated by setting values for the control status. The settings are numeric but represent discrete states the control can take. The appropriate values depend on the type and position of the shading device. There are three basic types of shading devices:  switchable glazings, shades, and blinds. (Shades are described with WindowMaterial:Shade input objects. Blinds are described with WindowMaterial:Blind input objects.)  Shades and blinds can be situated in the exterior, between the glass, or in the interior. </w:t>
      </w:r>
    </w:p>
    <w:p w:rsidR="00301E09" w:rsidRDefault="00301E09" w:rsidP="002B6C08">
      <w:pPr>
        <w:pStyle w:val="BodyText"/>
        <w:spacing w:after="120"/>
      </w:pPr>
      <w:r>
        <w:t>The following settings are valid</w:t>
      </w:r>
      <w:r w:rsidR="00620B38">
        <w:t xml:space="preserve"> and must be used</w:t>
      </w:r>
      <w:r>
        <w:t>:</w:t>
      </w:r>
    </w:p>
    <w:p w:rsidR="00301E09" w:rsidRDefault="00301E09" w:rsidP="002B6C08">
      <w:pPr>
        <w:pStyle w:val="BodyText"/>
        <w:numPr>
          <w:ilvl w:val="0"/>
          <w:numId w:val="19"/>
        </w:numPr>
        <w:tabs>
          <w:tab w:val="left" w:pos="2520"/>
        </w:tabs>
        <w:spacing w:after="120"/>
      </w:pPr>
      <w:r>
        <w:t xml:space="preserve">–1.0: </w:t>
      </w:r>
      <w:r>
        <w:tab/>
        <w:t>No shading device.</w:t>
      </w:r>
    </w:p>
    <w:p w:rsidR="00301E09" w:rsidRDefault="00301E09" w:rsidP="002B6C08">
      <w:pPr>
        <w:pStyle w:val="BodyText"/>
        <w:numPr>
          <w:ilvl w:val="0"/>
          <w:numId w:val="18"/>
        </w:numPr>
        <w:tabs>
          <w:tab w:val="left" w:pos="2520"/>
        </w:tabs>
        <w:spacing w:after="120"/>
      </w:pPr>
      <w:r>
        <w:t xml:space="preserve">0.0: </w:t>
      </w:r>
      <w:r>
        <w:tab/>
        <w:t>Shading device is off (applies to shades and blinds).</w:t>
      </w:r>
    </w:p>
    <w:p w:rsidR="00301E09" w:rsidRDefault="00301E09" w:rsidP="002B6C08">
      <w:pPr>
        <w:pStyle w:val="BodyText"/>
        <w:numPr>
          <w:ilvl w:val="0"/>
          <w:numId w:val="18"/>
        </w:numPr>
        <w:tabs>
          <w:tab w:val="left" w:pos="2520"/>
        </w:tabs>
        <w:spacing w:after="120"/>
      </w:pPr>
      <w:r>
        <w:t xml:space="preserve">1.0: </w:t>
      </w:r>
      <w:r>
        <w:tab/>
        <w:t>Interior shade is on.</w:t>
      </w:r>
    </w:p>
    <w:p w:rsidR="00301E09" w:rsidRDefault="00301E09" w:rsidP="002B6C08">
      <w:pPr>
        <w:pStyle w:val="BodyText"/>
        <w:numPr>
          <w:ilvl w:val="0"/>
          <w:numId w:val="18"/>
        </w:numPr>
        <w:tabs>
          <w:tab w:val="left" w:pos="2520"/>
        </w:tabs>
        <w:spacing w:after="120"/>
      </w:pPr>
      <w:r>
        <w:t>2.0:</w:t>
      </w:r>
      <w:r>
        <w:tab/>
        <w:t>Glazing is switched to a darker state (switchable glazings only).</w:t>
      </w:r>
    </w:p>
    <w:p w:rsidR="00301E09" w:rsidRDefault="00301E09" w:rsidP="002B6C08">
      <w:pPr>
        <w:pStyle w:val="BodyText"/>
        <w:numPr>
          <w:ilvl w:val="0"/>
          <w:numId w:val="18"/>
        </w:numPr>
        <w:tabs>
          <w:tab w:val="left" w:pos="2520"/>
        </w:tabs>
        <w:spacing w:after="120"/>
      </w:pPr>
      <w:r>
        <w:t xml:space="preserve">3.0: </w:t>
      </w:r>
      <w:r>
        <w:tab/>
        <w:t>Exterior shade is on.</w:t>
      </w:r>
    </w:p>
    <w:p w:rsidR="00301E09" w:rsidRDefault="00301E09" w:rsidP="002B6C08">
      <w:pPr>
        <w:pStyle w:val="BodyText"/>
        <w:numPr>
          <w:ilvl w:val="0"/>
          <w:numId w:val="18"/>
        </w:numPr>
        <w:tabs>
          <w:tab w:val="left" w:pos="2520"/>
        </w:tabs>
        <w:spacing w:after="120"/>
      </w:pPr>
      <w:r>
        <w:t xml:space="preserve">6.0: </w:t>
      </w:r>
      <w:r>
        <w:tab/>
        <w:t>Interior blind is on.</w:t>
      </w:r>
    </w:p>
    <w:p w:rsidR="00301E09" w:rsidRDefault="00301E09" w:rsidP="002B6C08">
      <w:pPr>
        <w:pStyle w:val="BodyText"/>
        <w:numPr>
          <w:ilvl w:val="0"/>
          <w:numId w:val="18"/>
        </w:numPr>
        <w:tabs>
          <w:tab w:val="left" w:pos="2520"/>
        </w:tabs>
        <w:spacing w:after="120"/>
      </w:pPr>
      <w:r>
        <w:t xml:space="preserve">7.0: </w:t>
      </w:r>
      <w:r>
        <w:tab/>
        <w:t>Exterior blind is on.</w:t>
      </w:r>
    </w:p>
    <w:p w:rsidR="00301E09" w:rsidRDefault="00301E09" w:rsidP="002B6C08">
      <w:pPr>
        <w:pStyle w:val="BodyText"/>
        <w:numPr>
          <w:ilvl w:val="0"/>
          <w:numId w:val="18"/>
        </w:numPr>
        <w:tabs>
          <w:tab w:val="left" w:pos="2520"/>
        </w:tabs>
        <w:spacing w:after="120"/>
      </w:pPr>
      <w:r>
        <w:t xml:space="preserve">8.0: </w:t>
      </w:r>
      <w:r>
        <w:tab/>
        <w:t>Between-glass shade is on.</w:t>
      </w:r>
    </w:p>
    <w:p w:rsidR="00301E09" w:rsidRDefault="00301E09" w:rsidP="002B6C08">
      <w:pPr>
        <w:pStyle w:val="BodyText"/>
        <w:numPr>
          <w:ilvl w:val="0"/>
          <w:numId w:val="18"/>
        </w:numPr>
        <w:tabs>
          <w:tab w:val="left" w:pos="2520"/>
        </w:tabs>
        <w:spacing w:after="120"/>
      </w:pPr>
      <w:r>
        <w:lastRenderedPageBreak/>
        <w:t xml:space="preserve">9.0: </w:t>
      </w:r>
      <w:r>
        <w:tab/>
        <w:t>Between-glass blind is on.</w:t>
      </w:r>
    </w:p>
    <w:p w:rsidR="00301E09" w:rsidRDefault="00301E09" w:rsidP="00321355">
      <w:pPr>
        <w:pStyle w:val="Heading3"/>
      </w:pPr>
      <w:bookmarkStart w:id="89" w:name="_Toc367348217"/>
      <w:r>
        <w:t>Slat Angle</w:t>
      </w:r>
      <w:bookmarkEnd w:id="89"/>
    </w:p>
    <w:p w:rsidR="00301E09" w:rsidRDefault="00301E09" w:rsidP="00BB47D8">
      <w:pPr>
        <w:pStyle w:val="BodyText"/>
      </w:pPr>
      <w:r>
        <w:t xml:space="preserve">If the shading device is a blind, there is also a control type called “Slat Angle.”  This angle control is a continuous numeric value from 0.0 to 180.0. The angle is defined as between the glazing system’s outward normal and the slat’s outward normal (see the diagram in the input output reference under WindowMaterial:Blind). </w:t>
      </w:r>
    </w:p>
    <w:p w:rsidR="00301E09" w:rsidRDefault="00301E09" w:rsidP="00BB47D8">
      <w:pPr>
        <w:pStyle w:val="Heading3"/>
      </w:pPr>
      <w:bookmarkStart w:id="90" w:name="_Toc367348218"/>
      <w:r>
        <w:t>Surface Convection Heat Transfer Coefficient</w:t>
      </w:r>
      <w:bookmarkEnd w:id="90"/>
    </w:p>
    <w:p w:rsidR="00301E09" w:rsidRDefault="00301E09" w:rsidP="002B6C08">
      <w:pPr>
        <w:pStyle w:val="BodyText"/>
        <w:spacing w:after="180"/>
      </w:pPr>
      <w:r>
        <w:t xml:space="preserve">Two actuators called “Surface” are available </w:t>
      </w:r>
      <w:r w:rsidRPr="00AB3E58">
        <w:t>with the control types of “Interior Surface Convection Heat Transfer Coefficient” and “</w:t>
      </w:r>
      <w:r>
        <w:t>Ex</w:t>
      </w:r>
      <w:r w:rsidRPr="00AB3E58">
        <w:t>terior Surface Convection Heat Transfer Coefficient.”</w:t>
      </w:r>
      <w:r>
        <w:t xml:space="preserve">  These provide direct control over the convection coefficient. The units are W/m</w:t>
      </w:r>
      <w:r w:rsidRPr="0060471E">
        <w:rPr>
          <w:vertAlign w:val="superscript"/>
        </w:rPr>
        <w:t>2</w:t>
      </w:r>
      <w:r>
        <w:t xml:space="preserve">-K. The unique identifier is the surface name. </w:t>
      </w:r>
    </w:p>
    <w:p w:rsidR="00301E09" w:rsidRDefault="00301E09" w:rsidP="00BB47D8">
      <w:pPr>
        <w:pStyle w:val="BodyText"/>
      </w:pPr>
      <w:r>
        <w:t>This actuator controls the heat transfer modeling. Changes in air distribution systems can affect the interior surface convection coefficients. A sheltered exterior surface may have a lower surface heat transfer coefficient. This actuator provides a method of applying new models for convection coefficients.</w:t>
      </w:r>
    </w:p>
    <w:p w:rsidR="00301E09" w:rsidRDefault="00301E09" w:rsidP="00A13E66">
      <w:pPr>
        <w:pStyle w:val="Heading3"/>
      </w:pPr>
      <w:bookmarkStart w:id="91" w:name="_Toc367348219"/>
      <w:r>
        <w:t>Material Surface Properties</w:t>
      </w:r>
      <w:bookmarkEnd w:id="91"/>
    </w:p>
    <w:p w:rsidR="00621D4C" w:rsidRDefault="00621D4C" w:rsidP="00621D4C">
      <w:pPr>
        <w:pStyle w:val="BodyText"/>
      </w:pPr>
      <w:r>
        <w:t xml:space="preserve">Three actuators are available for controlling the surface properties material related to absorptance. Those material layers used in a Construction object that lie at the outside and the </w:t>
      </w:r>
      <w:r w:rsidRPr="00DF1075">
        <w:t xml:space="preserve">inside </w:t>
      </w:r>
      <w:r>
        <w:t xml:space="preserve">of the assembly determine the </w:t>
      </w:r>
      <w:r w:rsidRPr="00DF1075">
        <w:t xml:space="preserve">surface properties </w:t>
      </w:r>
      <w:r>
        <w:t>of a heat transfer surface</w:t>
      </w:r>
      <w:r w:rsidRPr="00DF1075">
        <w:t>.  Actuators called “Material” are available with the control types “</w:t>
      </w:r>
      <w:r w:rsidRPr="00ED3A31">
        <w:t>Surface Property Solar Absorptance,” “Surface Property Thermal Absorptance,” and “Surface Property Visible Absorptance.”</w:t>
      </w:r>
      <w:r>
        <w:t xml:space="preserve">  These are dimensionless parameters between 0.0 and 1.0.  These actuators are useful for modeling switchable coatings such as thermochromic paints. </w:t>
      </w:r>
    </w:p>
    <w:p w:rsidR="00621D4C" w:rsidRDefault="00621D4C" w:rsidP="00621D4C">
      <w:pPr>
        <w:pStyle w:val="Heading3"/>
      </w:pPr>
      <w:bookmarkStart w:id="92" w:name="_Toc367348220"/>
      <w:r>
        <w:t>Surface Construction State</w:t>
      </w:r>
      <w:bookmarkEnd w:id="92"/>
    </w:p>
    <w:p w:rsidR="00621D4C" w:rsidRDefault="00621D4C" w:rsidP="00621D4C">
      <w:pPr>
        <w:pStyle w:val="BodyText"/>
      </w:pPr>
      <w:r>
        <w:t xml:space="preserve">An actuator is available for controlling the construction assigned to a surface that can be useful for modeling dynamic technologies for thermal envelopes.  These actuators are called “Surface” and have a control type “Construction State.”  This actuator is used in conjunction with the input object called EnergyManagementSystem:ConstructionIndexVariable.  Each Construction object defined in an input file has an index that points to where the data for that construction are stored in the program’s internal data structures.  The EnergyManagementSystem:ConstructionIndexVariable input object is used to create and fill a global Erl variable with the value that points to the specific construction named in the object. The Erl variable is what you assign to the construction state actuator’s variable to override the construction assigned to a particular surface.  When the actuator is set to Null, the surface reverts to the Construction originally referenced by the surface in the input file. </w:t>
      </w:r>
    </w:p>
    <w:p w:rsidR="00621D4C" w:rsidRDefault="00621D4C" w:rsidP="00621D4C">
      <w:pPr>
        <w:pStyle w:val="BodyText"/>
      </w:pPr>
      <w:r>
        <w:t xml:space="preserve">Using the surface construction state actuator brings with it a high degree of risk when it comes to modeling thermal heat capacity and transient heat transfer in opaque surfaces.  If this actuator is used inappropriately, for example to assign different constructions, to a single surface, that have radically different heat storage capacities, then the heat transfer modeling results may not be physically accurate.  When a construction state is overridden using this actuator, the thermal history data that evolved while using the previous construction are reused for the new construction. When this actuator is used, the program attempts to detect if incompatible constructions are being assigned. In some cases it issues a warning and allows the assignments to proceed, in others it warns and doesn’t allow the assignment to proceed.  If the original construction assigned to a surface has internal source/sink (defined using Construction:InternalSource) then any assignments to the surface must also be internal source constructions.  If using the heat transfer algorithm called ConductionFiniteDifference, then the constructions must have the same number of finite difference nodes or the assignment is not allowed.  The construction state actuator cannot be used in conjunction </w:t>
      </w:r>
      <w:r>
        <w:lastRenderedPageBreak/>
        <w:t xml:space="preserve">with the heat transfer algorithms called </w:t>
      </w:r>
      <w:r w:rsidRPr="0064368D">
        <w:t xml:space="preserve">ConductionFiniteDifferenceSimplified </w:t>
      </w:r>
      <w:r>
        <w:t>or</w:t>
      </w:r>
      <w:r w:rsidRPr="0064368D">
        <w:t xml:space="preserve"> CombinedHeatAndMoistureFiniteElement</w:t>
      </w:r>
      <w:r>
        <w:t xml:space="preserve">.  </w:t>
      </w:r>
    </w:p>
    <w:p w:rsidR="00C345B7" w:rsidRPr="0052580F" w:rsidRDefault="00C345B7" w:rsidP="00C345B7">
      <w:pPr>
        <w:pStyle w:val="Heading3"/>
      </w:pPr>
      <w:bookmarkStart w:id="93" w:name="_Toc367348221"/>
      <w:r>
        <w:t>Surface</w:t>
      </w:r>
      <w:r w:rsidRPr="0052580F">
        <w:t xml:space="preserve"> Boundary Conditions</w:t>
      </w:r>
      <w:bookmarkEnd w:id="93"/>
    </w:p>
    <w:p w:rsidR="00984C2D" w:rsidRDefault="00984C2D" w:rsidP="00984C2D">
      <w:pPr>
        <w:pStyle w:val="BodyText"/>
      </w:pPr>
      <w:r>
        <w:t>Three actuators, called “Surface,” are available for controlling the temperature and wind speed used for “Outdoors” boundary conditions during heat transfer calculations at the outside face of surfaces.  Each heat transfer surface will make available actuators with the following three control types:</w:t>
      </w:r>
    </w:p>
    <w:p w:rsidR="00984C2D" w:rsidRDefault="00984C2D" w:rsidP="00984C2D">
      <w:pPr>
        <w:pStyle w:val="BodyText"/>
        <w:numPr>
          <w:ilvl w:val="0"/>
          <w:numId w:val="43"/>
        </w:numPr>
      </w:pPr>
      <w:r>
        <w:t>“Outdoor Air Drybulb Temperature.”  This is the dryblub temperature of the ambient outdoor air exposed to the surface, in degrees C.  This is the temperature used for surface convection heat transfer boundary conditions on the outdoor, outside-face, of the surface exposed to exterior environment (unless it is raining).</w:t>
      </w:r>
    </w:p>
    <w:p w:rsidR="00984C2D" w:rsidRDefault="00984C2D" w:rsidP="00984C2D">
      <w:pPr>
        <w:pStyle w:val="BodyText"/>
        <w:numPr>
          <w:ilvl w:val="0"/>
          <w:numId w:val="43"/>
        </w:numPr>
      </w:pPr>
      <w:r>
        <w:t xml:space="preserve">“Outdoor Air Wetbulb Temperature.”  This is the wetbulb temperature of the ambient outdoor air exposed to the surface, in degrees C.  When the weather indicates that it is raining outside, the surface convection heat transfer boundary conditions use the wetbulb temperature rather than the drybulb temperature (along with a high convection heat transfer coefficient).  This override allows changing the outdoor wetbulb experienced by the surface exposed to exterior environment (when it is raining). </w:t>
      </w:r>
    </w:p>
    <w:p w:rsidR="00984C2D" w:rsidRDefault="00984C2D" w:rsidP="00984C2D">
      <w:pPr>
        <w:pStyle w:val="BodyText"/>
        <w:numPr>
          <w:ilvl w:val="0"/>
          <w:numId w:val="43"/>
        </w:numPr>
      </w:pPr>
      <w:r>
        <w:t xml:space="preserve">“Outdoor Air Wind Speed.”  This is the wind speed of the outdoor air exposed to the surface, in m/s.  This is the velocity used for some surface convection heat transfer correlations for the outside-face of surfaces exposed to wind. </w:t>
      </w:r>
    </w:p>
    <w:p w:rsidR="00C345B7" w:rsidRDefault="00C345B7" w:rsidP="00C345B7">
      <w:pPr>
        <w:pStyle w:val="BodyText"/>
      </w:pPr>
      <w:r>
        <w:t>Four actuators, called “Other Side Boundary Conditions,” are available for controlling the convection and radiation boundary conditions for surfaces that use “</w:t>
      </w:r>
      <w:r w:rsidRPr="0052580F">
        <w:t>OtherSideConditionsModel</w:t>
      </w:r>
      <w:r>
        <w:t>.”  Each instance of a SurfaceProperty:OtherSideConditionsModel object will make available these actuators with the following four control types:</w:t>
      </w:r>
    </w:p>
    <w:p w:rsidR="00C345B7" w:rsidRDefault="00C345B7" w:rsidP="00C345B7">
      <w:pPr>
        <w:pStyle w:val="ListBullet2"/>
      </w:pPr>
      <w:r>
        <w:t>“Convection Bulk Air Temperature.”  This is the temperature of the ambient air exposed to the surface, in degrees C.  This is the temperature used for surface convection heat transfer boundary conditions on the outdoor, outside-face, other side of the surface.</w:t>
      </w:r>
    </w:p>
    <w:p w:rsidR="00C345B7" w:rsidRDefault="00C345B7" w:rsidP="00C345B7">
      <w:pPr>
        <w:pStyle w:val="ListBullet2"/>
      </w:pPr>
      <w:r>
        <w:t>“</w:t>
      </w:r>
      <w:r w:rsidRPr="00AF0B4D">
        <w:t>Convection Heat Tran</w:t>
      </w:r>
      <w:r w:rsidR="00B64234">
        <w:t>s</w:t>
      </w:r>
      <w:r w:rsidRPr="00AF0B4D">
        <w:t xml:space="preserve">fer Coefficient.”  </w:t>
      </w:r>
      <w:r>
        <w:t>This is the heat transfer coefficient, in W/(m-K) used for surface convection boundary conditions on the outdoor, outside-face, or other side of the surface.</w:t>
      </w:r>
    </w:p>
    <w:p w:rsidR="00C345B7" w:rsidRDefault="00C345B7" w:rsidP="00C345B7">
      <w:pPr>
        <w:pStyle w:val="ListBullet2"/>
      </w:pPr>
      <w:r>
        <w:t xml:space="preserve">“Radiation Effective Temperature.”  This is the effective temperature of the environment surrounding the surface, in degrees C.  This is the temperature used for surface thermal radiation heat transfer boundary conditions on the outdoor, outside-face, other side of the surface. </w:t>
      </w:r>
    </w:p>
    <w:p w:rsidR="00C345B7" w:rsidRDefault="00C345B7" w:rsidP="00C345B7">
      <w:pPr>
        <w:pStyle w:val="ListBullet2"/>
      </w:pPr>
      <w:r>
        <w:t xml:space="preserve">“Radiation Linear Heat Transfer Coefficient.”  This is the linearized heat transfer coefficient, in W/(m-K), used for surface thermal radiation boundary conditions on the outdoor, outside-face, or other side of the surface.  </w:t>
      </w:r>
    </w:p>
    <w:p w:rsidR="00C345B7" w:rsidRDefault="00C345B7" w:rsidP="00C345B7">
      <w:pPr>
        <w:pStyle w:val="BodyText"/>
      </w:pPr>
      <w:r>
        <w:t xml:space="preserve">When using these </w:t>
      </w:r>
      <w:r w:rsidRPr="00C345B7">
        <w:t>actuators</w:t>
      </w:r>
      <w:r>
        <w:t xml:space="preserve">, values should be set for all four types.  This boundary condition has no solar, only convection and radiation.  </w:t>
      </w:r>
    </w:p>
    <w:p w:rsidR="00301E09" w:rsidRDefault="00301E09" w:rsidP="00381042">
      <w:pPr>
        <w:pStyle w:val="Heading2"/>
      </w:pPr>
      <w:bookmarkStart w:id="94" w:name="_Toc367348222"/>
      <w:r>
        <w:t>Air Movement</w:t>
      </w:r>
      <w:bookmarkEnd w:id="94"/>
    </w:p>
    <w:p w:rsidR="00301E09" w:rsidRDefault="00301E09" w:rsidP="00BB47D8">
      <w:pPr>
        <w:pStyle w:val="Heading3"/>
      </w:pPr>
      <w:bookmarkStart w:id="95" w:name="_Toc367348223"/>
      <w:r>
        <w:t>Zone Infiltration</w:t>
      </w:r>
      <w:bookmarkEnd w:id="95"/>
    </w:p>
    <w:p w:rsidR="00301E09" w:rsidRDefault="00301E09" w:rsidP="00BB47D8">
      <w:pPr>
        <w:pStyle w:val="BodyText"/>
      </w:pPr>
      <w:r w:rsidRPr="00525C15">
        <w:t>An actuator called “Zone Infiltration” is available with a control type called “Air Exchange Flow Rate”</w:t>
      </w:r>
      <w:r>
        <w:t xml:space="preserve"> (m</w:t>
      </w:r>
      <w:r w:rsidRPr="00CB39E0">
        <w:rPr>
          <w:vertAlign w:val="superscript"/>
        </w:rPr>
        <w:t>3</w:t>
      </w:r>
      <w:r>
        <w:t xml:space="preserve">/s). </w:t>
      </w:r>
      <w:r w:rsidRPr="00525C15">
        <w:t>This</w:t>
      </w:r>
      <w:r>
        <w:t xml:space="preserve"> provides o</w:t>
      </w:r>
      <w:r w:rsidRPr="00525C15">
        <w:t>verride control over the</w:t>
      </w:r>
      <w:r>
        <w:t xml:space="preserve"> </w:t>
      </w:r>
      <w:r w:rsidRPr="00525C15">
        <w:t>zone</w:t>
      </w:r>
      <w:r>
        <w:t>-</w:t>
      </w:r>
      <w:r w:rsidRPr="00525C15">
        <w:t>by</w:t>
      </w:r>
      <w:r>
        <w:t>-</w:t>
      </w:r>
      <w:r w:rsidRPr="00525C15">
        <w:t>zone infiltration rate</w:t>
      </w:r>
      <w:r>
        <w:t xml:space="preserve">. </w:t>
      </w:r>
      <w:r w:rsidRPr="00525C15">
        <w:t xml:space="preserve">The unique identifier is the name of the ZoneInfiltration object. </w:t>
      </w:r>
    </w:p>
    <w:p w:rsidR="00301E09" w:rsidRDefault="00301E09" w:rsidP="00BB47D8">
      <w:pPr>
        <w:pStyle w:val="Heading3"/>
      </w:pPr>
      <w:bookmarkStart w:id="96" w:name="_Toc367348224"/>
      <w:r>
        <w:lastRenderedPageBreak/>
        <w:t>Zone Ventilation</w:t>
      </w:r>
      <w:bookmarkEnd w:id="96"/>
    </w:p>
    <w:p w:rsidR="00301E09" w:rsidRDefault="00301E09" w:rsidP="00BB47D8">
      <w:pPr>
        <w:pStyle w:val="BodyText"/>
      </w:pPr>
      <w:r w:rsidRPr="00525C15">
        <w:t xml:space="preserve">An actuator called “Zone </w:t>
      </w:r>
      <w:r>
        <w:t>Ventilation</w:t>
      </w:r>
      <w:r w:rsidRPr="00525C15">
        <w:t>” is available with a control type called “Air Exchange Flow Rate”</w:t>
      </w:r>
      <w:r>
        <w:t xml:space="preserve"> (m</w:t>
      </w:r>
      <w:r w:rsidRPr="00CB39E0">
        <w:rPr>
          <w:vertAlign w:val="superscript"/>
        </w:rPr>
        <w:t>3</w:t>
      </w:r>
      <w:r>
        <w:t xml:space="preserve">/s). </w:t>
      </w:r>
      <w:r w:rsidRPr="00525C15">
        <w:t>This provides o</w:t>
      </w:r>
      <w:r>
        <w:t>ver</w:t>
      </w:r>
      <w:r w:rsidRPr="00525C15">
        <w:t>ride control over the zone</w:t>
      </w:r>
      <w:r>
        <w:t>-</w:t>
      </w:r>
      <w:r w:rsidRPr="00525C15">
        <w:t>by</w:t>
      </w:r>
      <w:r>
        <w:t>-</w:t>
      </w:r>
      <w:r w:rsidRPr="00525C15">
        <w:t xml:space="preserve">zone </w:t>
      </w:r>
      <w:r>
        <w:t>ventilation</w:t>
      </w:r>
      <w:r w:rsidRPr="00525C15">
        <w:t xml:space="preserve"> rate</w:t>
      </w:r>
      <w:r>
        <w:t>. This simple ventilation model is provided by the input obj</w:t>
      </w:r>
      <w:r w:rsidRPr="00525C15">
        <w:t>ect ZoneVentilation. The unique identifier is the name of the Zone</w:t>
      </w:r>
      <w:r>
        <w:t>Ventilation</w:t>
      </w:r>
      <w:r w:rsidRPr="00525C15">
        <w:t xml:space="preserve"> object. </w:t>
      </w:r>
    </w:p>
    <w:p w:rsidR="00301E09" w:rsidRDefault="00301E09" w:rsidP="00BB47D8">
      <w:pPr>
        <w:pStyle w:val="Heading3"/>
      </w:pPr>
      <w:bookmarkStart w:id="97" w:name="_Toc367348225"/>
      <w:r>
        <w:t>Zone Mixing</w:t>
      </w:r>
      <w:bookmarkEnd w:id="97"/>
    </w:p>
    <w:p w:rsidR="00301E09" w:rsidRDefault="00301E09" w:rsidP="00BB47D8">
      <w:pPr>
        <w:pStyle w:val="BodyText"/>
      </w:pPr>
      <w:r w:rsidRPr="00525C15">
        <w:t>An actuator called “Zone</w:t>
      </w:r>
      <w:r>
        <w:t>Mixing</w:t>
      </w:r>
      <w:r w:rsidRPr="00525C15">
        <w:t>” is available with a control type called “Air Exchange Flow Rate”</w:t>
      </w:r>
      <w:r>
        <w:t xml:space="preserve"> (m</w:t>
      </w:r>
      <w:r w:rsidRPr="00CB39E0">
        <w:rPr>
          <w:vertAlign w:val="superscript"/>
        </w:rPr>
        <w:t>3</w:t>
      </w:r>
      <w:r>
        <w:t xml:space="preserve">/s). </w:t>
      </w:r>
      <w:r w:rsidRPr="00525C15">
        <w:t>This provides o</w:t>
      </w:r>
      <w:r>
        <w:t>ver</w:t>
      </w:r>
      <w:r w:rsidRPr="00525C15">
        <w:t xml:space="preserve">ride control over the </w:t>
      </w:r>
      <w:r>
        <w:t>zone-to-zone mixing</w:t>
      </w:r>
      <w:r w:rsidRPr="00525C15">
        <w:t xml:space="preserve"> rate</w:t>
      </w:r>
      <w:r>
        <w:t>. This simple air movement model is provided by the input obj</w:t>
      </w:r>
      <w:r w:rsidRPr="00525C15">
        <w:t>ect Zone</w:t>
      </w:r>
      <w:r>
        <w:t>Mixing</w:t>
      </w:r>
      <w:r w:rsidRPr="00525C15">
        <w:t>. The unique identifier is the name of the Zone</w:t>
      </w:r>
      <w:r>
        <w:t>Mixing</w:t>
      </w:r>
      <w:r w:rsidRPr="00525C15">
        <w:t xml:space="preserve"> object. </w:t>
      </w:r>
    </w:p>
    <w:p w:rsidR="00301E09" w:rsidRDefault="00301E09" w:rsidP="00BB47D8">
      <w:pPr>
        <w:pStyle w:val="Heading3"/>
      </w:pPr>
      <w:bookmarkStart w:id="98" w:name="_Toc367348226"/>
      <w:r>
        <w:t>Zone Cross Mixing</w:t>
      </w:r>
      <w:bookmarkEnd w:id="98"/>
    </w:p>
    <w:p w:rsidR="00301E09" w:rsidRDefault="00301E09" w:rsidP="00BB47D8">
      <w:pPr>
        <w:pStyle w:val="BodyText"/>
      </w:pPr>
      <w:r w:rsidRPr="00525C15">
        <w:t>An actuator called “Zone</w:t>
      </w:r>
      <w:r>
        <w:t>CrossMixing</w:t>
      </w:r>
      <w:r w:rsidRPr="00525C15">
        <w:t>” is available with a control type called “Air Exchange Flow Rate”</w:t>
      </w:r>
      <w:r>
        <w:t xml:space="preserve"> (m</w:t>
      </w:r>
      <w:r w:rsidRPr="00CB39E0">
        <w:rPr>
          <w:vertAlign w:val="superscript"/>
        </w:rPr>
        <w:t>3</w:t>
      </w:r>
      <w:r>
        <w:t xml:space="preserve">/s). </w:t>
      </w:r>
      <w:r w:rsidRPr="00525C15">
        <w:t>This provides o</w:t>
      </w:r>
      <w:r>
        <w:t>ver</w:t>
      </w:r>
      <w:r w:rsidRPr="00525C15">
        <w:t xml:space="preserve">ride control over the </w:t>
      </w:r>
      <w:r>
        <w:t>interzonal mixing</w:t>
      </w:r>
      <w:r w:rsidRPr="00525C15">
        <w:t xml:space="preserve"> rate</w:t>
      </w:r>
      <w:r>
        <w:t>. This is the simple air movement model provided by the input obj</w:t>
      </w:r>
      <w:r w:rsidRPr="00525C15">
        <w:t>ect Zone</w:t>
      </w:r>
      <w:r>
        <w:t>CrossMixing</w:t>
      </w:r>
      <w:r w:rsidRPr="00525C15">
        <w:t>. The unique identifier is the name of the Zone</w:t>
      </w:r>
      <w:r>
        <w:t>CrossMixing</w:t>
      </w:r>
      <w:r w:rsidRPr="00525C15">
        <w:t xml:space="preserve"> object. </w:t>
      </w:r>
    </w:p>
    <w:p w:rsidR="00301E09" w:rsidRDefault="00301E09" w:rsidP="00BB47D8">
      <w:pPr>
        <w:pStyle w:val="Heading3"/>
      </w:pPr>
      <w:bookmarkStart w:id="99" w:name="_Toc367348227"/>
      <w:r>
        <w:t>Airflow Network Openings</w:t>
      </w:r>
      <w:bookmarkEnd w:id="99"/>
    </w:p>
    <w:p w:rsidR="00301E09" w:rsidRPr="00FB7C90" w:rsidRDefault="00301E09" w:rsidP="002B6C08">
      <w:pPr>
        <w:pStyle w:val="BodyText"/>
        <w:spacing w:after="180"/>
      </w:pPr>
      <w:r w:rsidRPr="00275CDC">
        <w:t xml:space="preserve">An actuator called “AirFlow Network Window/Door Opening” is available with a control type called “Venting Opening Factor.”  </w:t>
      </w:r>
      <w:r>
        <w:t>It is available</w:t>
      </w:r>
      <w:r w:rsidRPr="00275CDC">
        <w:t xml:space="preserve"> in models that h</w:t>
      </w:r>
      <w:r>
        <w:t xml:space="preserve">ave operable openings in the Airflow Network model and that are entered by using either </w:t>
      </w:r>
      <w:r w:rsidRPr="00FB7C90">
        <w:t>AirflowNetwork:MultiZone:Component:DetailedOpening</w:t>
      </w:r>
      <w:r>
        <w:t xml:space="preserve"> or </w:t>
      </w:r>
      <w:r w:rsidRPr="00FB7C90">
        <w:t>AirflowNetwork:MultiZone:Component:SimpleOpening</w:t>
      </w:r>
      <w:r>
        <w:t xml:space="preserve"> input objects. This control allows you to use EMS to vary the size of the opening during the airflow model calculations, such as for natural and hybrid ventilation. </w:t>
      </w:r>
    </w:p>
    <w:p w:rsidR="00301E09" w:rsidRDefault="00301E09" w:rsidP="00BB47D8">
      <w:pPr>
        <w:pStyle w:val="BodyText"/>
      </w:pPr>
      <w:r>
        <w:t>The unique identifier is the name of the window or door, not the name of the associated airflow network input objects. The actuator control involves setting the value of the opening factor between 0.0 and 1.0.</w:t>
      </w:r>
    </w:p>
    <w:p w:rsidR="00301E09" w:rsidRDefault="00301E09" w:rsidP="00381042">
      <w:pPr>
        <w:pStyle w:val="Heading2"/>
      </w:pPr>
      <w:bookmarkStart w:id="100" w:name="_Toc367348228"/>
      <w:r>
        <w:t>Internal Gains</w:t>
      </w:r>
      <w:bookmarkEnd w:id="100"/>
    </w:p>
    <w:p w:rsidR="00301E09" w:rsidRDefault="00301E09" w:rsidP="00381042">
      <w:pPr>
        <w:pStyle w:val="Heading3"/>
      </w:pPr>
      <w:bookmarkStart w:id="101" w:name="_Toc367348229"/>
      <w:r>
        <w:t>People</w:t>
      </w:r>
      <w:bookmarkEnd w:id="101"/>
    </w:p>
    <w:p w:rsidR="00301E09" w:rsidRDefault="00301E09" w:rsidP="00381042">
      <w:pPr>
        <w:pStyle w:val="BodyText"/>
      </w:pPr>
      <w:r>
        <w:t>An actuator called “People” is available with a control type calle</w:t>
      </w:r>
      <w:r w:rsidRPr="00821427">
        <w:t>d “Number of People.”</w:t>
      </w:r>
      <w:r>
        <w:t xml:space="preserve">  This allows you to dictate the number of people in a zone. The units are persons. The unique identifier is the name of the people input object. Because you cannot really control people, this is an example the EMS in EnergyPlus departing from the real world of building EMS. </w:t>
      </w:r>
    </w:p>
    <w:p w:rsidR="00301E09" w:rsidRDefault="00301E09" w:rsidP="00381042">
      <w:pPr>
        <w:pStyle w:val="Heading3"/>
      </w:pPr>
      <w:bookmarkStart w:id="102" w:name="_Toc367348230"/>
      <w:r>
        <w:t>Lights</w:t>
      </w:r>
      <w:bookmarkEnd w:id="102"/>
    </w:p>
    <w:p w:rsidR="00301E09" w:rsidRDefault="00301E09" w:rsidP="00381042">
      <w:pPr>
        <w:pStyle w:val="BodyText"/>
      </w:pPr>
      <w:r>
        <w:t xml:space="preserve">An actuator called “Lights” is available with a control type called “Electric Power Level” (in W)  This allows you to set the lighting power associated with each Lights input object. The unique identifier is the name of the Lights input object. </w:t>
      </w:r>
    </w:p>
    <w:p w:rsidR="00301E09" w:rsidRDefault="00301E09" w:rsidP="00381042">
      <w:pPr>
        <w:pStyle w:val="Heading3"/>
      </w:pPr>
      <w:bookmarkStart w:id="103" w:name="_Toc367348231"/>
      <w:r>
        <w:t>Electric Equipment</w:t>
      </w:r>
      <w:bookmarkEnd w:id="103"/>
    </w:p>
    <w:p w:rsidR="00301E09" w:rsidRPr="00901E4F" w:rsidRDefault="00301E09" w:rsidP="00381042">
      <w:pPr>
        <w:pStyle w:val="BodyText"/>
      </w:pPr>
      <w:r>
        <w:t xml:space="preserve">An actuator called “ElectricEquipment” is available with a control type called “Electric Power Level” (in W). This allows you to set the power associated with each ElectricEquipment input object. The unique identifier is the name of the ElectricEquipment input object. </w:t>
      </w:r>
    </w:p>
    <w:p w:rsidR="00301E09" w:rsidRDefault="00301E09" w:rsidP="00381042">
      <w:pPr>
        <w:pStyle w:val="Heading3"/>
      </w:pPr>
      <w:bookmarkStart w:id="104" w:name="_Toc367348232"/>
      <w:r>
        <w:t>Gas Equipment</w:t>
      </w:r>
      <w:bookmarkEnd w:id="104"/>
    </w:p>
    <w:p w:rsidR="00301E09" w:rsidRDefault="00301E09" w:rsidP="00381042">
      <w:pPr>
        <w:pStyle w:val="BodyText"/>
      </w:pPr>
      <w:r>
        <w:t xml:space="preserve">An actuator called “GasEquipment” is available with a control type called “Gas Power Level” (in W). This allows you to set the power associated with each GasEquipment input object.  The unique identifier is the name of the GasEquipment input object. </w:t>
      </w:r>
    </w:p>
    <w:p w:rsidR="00301E09" w:rsidRDefault="00301E09" w:rsidP="00381042">
      <w:pPr>
        <w:pStyle w:val="Heading3"/>
      </w:pPr>
      <w:bookmarkStart w:id="105" w:name="_Toc367348233"/>
      <w:r>
        <w:lastRenderedPageBreak/>
        <w:t>Hot Water Equipment</w:t>
      </w:r>
      <w:bookmarkEnd w:id="105"/>
    </w:p>
    <w:p w:rsidR="00301E09" w:rsidRDefault="00301E09" w:rsidP="00381042">
      <w:pPr>
        <w:pStyle w:val="BodyText"/>
      </w:pPr>
      <w:r>
        <w:t xml:space="preserve">An actuator called “HotWaterEquipment” is available with a control type called “District Heating Power Level” (in W). This allows you to set the power associated with each HotWaterEquipment input object. The unique identifier is the name of the HotWaterEquipment input object. </w:t>
      </w:r>
    </w:p>
    <w:p w:rsidR="00301E09" w:rsidRDefault="00301E09" w:rsidP="00381042">
      <w:pPr>
        <w:pStyle w:val="Heading3"/>
      </w:pPr>
      <w:bookmarkStart w:id="106" w:name="_Toc367348234"/>
      <w:r>
        <w:t>Steam Equipment</w:t>
      </w:r>
      <w:bookmarkEnd w:id="106"/>
    </w:p>
    <w:p w:rsidR="00301E09" w:rsidRDefault="00301E09" w:rsidP="00381042">
      <w:pPr>
        <w:pStyle w:val="BodyText"/>
      </w:pPr>
      <w:r>
        <w:t>An actuator called “SteamEquipment” is available with a control type called “District Heating Power Level” (in W). This allows you to set the power associated with each SteamEquipment input object. The unique identifier is the name of the SteamEquipment input object.</w:t>
      </w:r>
    </w:p>
    <w:p w:rsidR="00301E09" w:rsidRDefault="00301E09" w:rsidP="00381042">
      <w:pPr>
        <w:pStyle w:val="Heading3"/>
      </w:pPr>
      <w:bookmarkStart w:id="107" w:name="_Toc367348235"/>
      <w:r>
        <w:t>Other Equipment</w:t>
      </w:r>
      <w:bookmarkEnd w:id="107"/>
    </w:p>
    <w:p w:rsidR="00301E09" w:rsidRDefault="00301E09" w:rsidP="00C46D54">
      <w:pPr>
        <w:pStyle w:val="BodyText"/>
        <w:spacing w:after="180"/>
      </w:pPr>
      <w:r>
        <w:t>An actuator called “OtherEquipment” is available with a control type called “Power Level” (in W). This allows you to set the power associated with each OtherEquipment input object. The unique identifier is the name of the OtherEquipment input object.</w:t>
      </w:r>
    </w:p>
    <w:p w:rsidR="00301E09" w:rsidRDefault="00301E09" w:rsidP="00381042">
      <w:pPr>
        <w:pStyle w:val="BodyText"/>
      </w:pPr>
      <w:r>
        <w:t>Other equipment offers a way to adjust the zone air energy balance without consuming any energy resources.</w:t>
      </w:r>
    </w:p>
    <w:p w:rsidR="00301E09" w:rsidRDefault="00301E09" w:rsidP="00541245">
      <w:pPr>
        <w:pStyle w:val="Heading3"/>
      </w:pPr>
      <w:bookmarkStart w:id="108" w:name="_Toc367348236"/>
      <w:r>
        <w:t>Baseboard</w:t>
      </w:r>
      <w:bookmarkEnd w:id="108"/>
    </w:p>
    <w:p w:rsidR="00301E09" w:rsidRPr="00541245" w:rsidRDefault="00301E09" w:rsidP="00541245">
      <w:pPr>
        <w:pStyle w:val="BodyText"/>
      </w:pPr>
      <w:r>
        <w:t xml:space="preserve">An actuator </w:t>
      </w:r>
      <w:r w:rsidRPr="00541245">
        <w:t xml:space="preserve">called “ZoneBaseboard:OutdoorTemperatureControlled” is available </w:t>
      </w:r>
      <w:r>
        <w:t xml:space="preserve">with a control type called “Power Level” (in W). The unique identifier is the name of the </w:t>
      </w:r>
      <w:r w:rsidRPr="00541245">
        <w:t>ZoneBaseboard:OutdoorTemperatureControlled</w:t>
      </w:r>
      <w:r>
        <w:t xml:space="preserve"> input object. </w:t>
      </w:r>
    </w:p>
    <w:p w:rsidR="00301E09" w:rsidRDefault="00301E09" w:rsidP="00DE33C1">
      <w:pPr>
        <w:pStyle w:val="Heading2"/>
      </w:pPr>
      <w:bookmarkStart w:id="109" w:name="_Toc367348237"/>
      <w:r>
        <w:t>On-Site Electricity Production</w:t>
      </w:r>
      <w:bookmarkEnd w:id="109"/>
    </w:p>
    <w:p w:rsidR="00301E09" w:rsidRDefault="00301E09" w:rsidP="00BB47D8">
      <w:pPr>
        <w:pStyle w:val="Heading3"/>
      </w:pPr>
      <w:bookmarkStart w:id="110" w:name="_Toc367348238"/>
      <w:r>
        <w:t>Generator Dispatch</w:t>
      </w:r>
      <w:bookmarkEnd w:id="110"/>
    </w:p>
    <w:p w:rsidR="00301E09" w:rsidRDefault="00301E09" w:rsidP="002B6C08">
      <w:pPr>
        <w:pStyle w:val="BodyText"/>
        <w:spacing w:after="180"/>
      </w:pPr>
      <w:r w:rsidRPr="008C3663">
        <w:t>An actuator called “On-Site Generator Control” is available with a control type called “Requested Power.” This actuator is available in models that have on-site electrical generators</w:t>
      </w:r>
      <w:r>
        <w:t xml:space="preserve">. The units are Watts. </w:t>
      </w:r>
      <w:r w:rsidRPr="008C3663">
        <w:t xml:space="preserve">This control allows </w:t>
      </w:r>
      <w:r>
        <w:t xml:space="preserve">you to </w:t>
      </w:r>
      <w:r w:rsidRPr="008C3663">
        <w:t>us</w:t>
      </w:r>
      <w:r>
        <w:t>e</w:t>
      </w:r>
      <w:r w:rsidRPr="008C3663">
        <w:t xml:space="preserve"> the</w:t>
      </w:r>
      <w:r>
        <w:t xml:space="preserve"> EMS to override how requests for power generation are dispatched. </w:t>
      </w:r>
    </w:p>
    <w:p w:rsidR="00301E09" w:rsidRDefault="00301E09" w:rsidP="00BB47D8">
      <w:pPr>
        <w:pStyle w:val="BodyText"/>
      </w:pPr>
      <w:r>
        <w:t xml:space="preserve">The unique identifier is the name of each generator. The Erl programs should set the actuator value with Watts. Depending on the type and limitations of the generator being modeled, the power production may not exactly meet what is requested. </w:t>
      </w:r>
    </w:p>
    <w:p w:rsidR="00301E09" w:rsidRDefault="00301E09" w:rsidP="00BB47D8">
      <w:pPr>
        <w:pStyle w:val="Heading3"/>
      </w:pPr>
      <w:bookmarkStart w:id="111" w:name="_Toc367348239"/>
      <w:r>
        <w:t>Electrical Storage</w:t>
      </w:r>
      <w:bookmarkEnd w:id="111"/>
    </w:p>
    <w:p w:rsidR="00301E09" w:rsidRDefault="00301E09" w:rsidP="002B6C08">
      <w:pPr>
        <w:pStyle w:val="BodyText"/>
        <w:spacing w:after="180"/>
      </w:pPr>
      <w:r>
        <w:t xml:space="preserve">Actuators called “Electrical Storage” are available with control types called “Power Draw Rate” and “Power Charge Rate” (in W). </w:t>
      </w:r>
      <w:r w:rsidRPr="00F727E8">
        <w:t>These are available in models that have ElectricLoadCenter:Storage:Simple</w:t>
      </w:r>
      <w:r>
        <w:t xml:space="preserve"> input objects. These controls allow you to use the EMS to override the rate of charging or drawing from storage. </w:t>
      </w:r>
    </w:p>
    <w:p w:rsidR="00301E09" w:rsidRDefault="00301E09" w:rsidP="00BB47D8">
      <w:pPr>
        <w:pStyle w:val="BodyText"/>
      </w:pPr>
      <w:r>
        <w:t xml:space="preserve">The unique identifiers are the names of the storage objects. For a given timestep, the electrical storage device can only charge or draw. If the EMS tries to override charge and draw during the same timestep, the program will find the larger of the two and apply the difference in that direction. </w:t>
      </w:r>
    </w:p>
    <w:p w:rsidR="00A14CC8" w:rsidRDefault="00A14CC8" w:rsidP="00A14CC8">
      <w:pPr>
        <w:pStyle w:val="Heading2"/>
      </w:pPr>
      <w:bookmarkStart w:id="112" w:name="_Toc367348240"/>
      <w:r>
        <w:t>Refrigeration</w:t>
      </w:r>
      <w:bookmarkEnd w:id="112"/>
    </w:p>
    <w:p w:rsidR="00A14CC8" w:rsidRDefault="00A14CC8" w:rsidP="00A14CC8">
      <w:pPr>
        <w:pStyle w:val="Heading3"/>
      </w:pPr>
      <w:bookmarkStart w:id="113" w:name="_Toc367348241"/>
      <w:r>
        <w:t>Condenser Operation</w:t>
      </w:r>
      <w:bookmarkEnd w:id="113"/>
    </w:p>
    <w:p w:rsidR="00A14CC8" w:rsidRPr="00A32A6F" w:rsidRDefault="00A14CC8" w:rsidP="00A14CC8">
      <w:pPr>
        <w:pStyle w:val="BodyText"/>
      </w:pPr>
      <w:r>
        <w:t xml:space="preserve">An actuator called “Refrigeration:System” is available with a control type called “Minimum Condensing Temperature.”  This actuator is available in models that use the </w:t>
      </w:r>
      <w:r>
        <w:lastRenderedPageBreak/>
        <w:t>Refrigeration:System object.  This actuator allows the user to override the usually constant value that is input into the field called Minimum Condensing Temperature in the Refrigeration:System object.  This allows operating the condenser using custom control algorithms.</w:t>
      </w:r>
    </w:p>
    <w:p w:rsidR="00301E09" w:rsidRDefault="00301E09" w:rsidP="00BB47D8">
      <w:pPr>
        <w:pStyle w:val="Heading2"/>
      </w:pPr>
      <w:bookmarkStart w:id="114" w:name="_Toc367348242"/>
      <w:r>
        <w:t>General</w:t>
      </w:r>
      <w:bookmarkEnd w:id="114"/>
    </w:p>
    <w:p w:rsidR="00301E09" w:rsidRDefault="00301E09" w:rsidP="00BB47D8">
      <w:pPr>
        <w:pStyle w:val="Heading3"/>
      </w:pPr>
      <w:bookmarkStart w:id="115" w:name="_Toc367348243"/>
      <w:r>
        <w:t>Schedules</w:t>
      </w:r>
      <w:bookmarkEnd w:id="115"/>
    </w:p>
    <w:p w:rsidR="00301E09" w:rsidRDefault="00301E09" w:rsidP="002B6C08">
      <w:pPr>
        <w:pStyle w:val="BodyText"/>
        <w:spacing w:after="180"/>
      </w:pPr>
      <w:r>
        <w:t xml:space="preserve">A series of actuators is available for overriding schedule values. The following actuators are available with the control type called “Schedule Value”:  Schedule:Year, Schedule:Compact, Schedule:File, and Schedule:Constant. The units are not known by the schedule and are determined by the model that references the schedule. The unique identifier is the name of schedule. </w:t>
      </w:r>
    </w:p>
    <w:p w:rsidR="00301E09" w:rsidRPr="003D71F7" w:rsidRDefault="00301E09" w:rsidP="003D71F7">
      <w:pPr>
        <w:pStyle w:val="BodyText"/>
      </w:pPr>
      <w:r>
        <w:t xml:space="preserve">If you try to use a particular schedule as input to calculations that modify that schedule, you will be in a circular situation with unexpected results. The modified schedule will lose the original information (unless the actuator is set to Null) and the modifications will be reapplied on top of previous modifications. When this situation arises, use a copy of the original schedule as input to the Erl program so you have the original schedule values. </w:t>
      </w:r>
    </w:p>
    <w:p w:rsidR="00301E09" w:rsidRDefault="00301E09" w:rsidP="00BB47D8">
      <w:pPr>
        <w:pStyle w:val="Heading3"/>
      </w:pPr>
      <w:bookmarkStart w:id="116" w:name="_Toc367348244"/>
      <w:r>
        <w:t>Curves</w:t>
      </w:r>
      <w:bookmarkEnd w:id="116"/>
    </w:p>
    <w:p w:rsidR="00301E09" w:rsidRDefault="00301E09" w:rsidP="002B6C08">
      <w:pPr>
        <w:pStyle w:val="BodyText"/>
        <w:spacing w:after="180"/>
      </w:pPr>
      <w:r w:rsidRPr="00275CDC">
        <w:t>A</w:t>
      </w:r>
      <w:r>
        <w:t xml:space="preserve">n advanced </w:t>
      </w:r>
      <w:r w:rsidRPr="00275CDC">
        <w:t xml:space="preserve">actuator called “Curve” with a control type called “Curve Result” </w:t>
      </w:r>
      <w:r>
        <w:t xml:space="preserve">is available whenever any generic curve objects are used. This allows you to override the results generated by these curves. The units are not known by the actuator and depend on how the curve is being used by the component model that calls it. </w:t>
      </w:r>
    </w:p>
    <w:p w:rsidR="00301E09" w:rsidRDefault="00301E09" w:rsidP="00BB47D8">
      <w:pPr>
        <w:pStyle w:val="BodyText"/>
      </w:pPr>
      <w:r>
        <w:t xml:space="preserve">This actuator must be used with caution. The EMS does not necessarily have access to the independent variables used by the models when the curves are evaluated during normal evaluation, so in most situations you will probably need to examine EnergyPlus source code to use this actuator correctly. </w:t>
      </w:r>
    </w:p>
    <w:p w:rsidR="00301E09" w:rsidRDefault="00301E09" w:rsidP="00BD69E9">
      <w:pPr>
        <w:pStyle w:val="Heading3"/>
      </w:pPr>
      <w:bookmarkStart w:id="117" w:name="_Toc367348245"/>
      <w:r>
        <w:t>Weather Data</w:t>
      </w:r>
      <w:bookmarkEnd w:id="117"/>
    </w:p>
    <w:p w:rsidR="00301E09" w:rsidRDefault="00301E09" w:rsidP="00BD69E9">
      <w:pPr>
        <w:pStyle w:val="BodyText"/>
      </w:pPr>
      <w:r>
        <w:t xml:space="preserve">A series of actuators are available for overriding the values of weather data that are normally derived from the .epw weather file.  These provide the ability to alter weather data and were originally requested for use with ExternalInterface for using measured data.  The following can be overridden: outdoor drybulb, outdoor dewpoint, outdoor relative humidity, diffuse solar, direct solar, wind speed, and wind direction. </w:t>
      </w:r>
    </w:p>
    <w:p w:rsidR="00301E09" w:rsidRDefault="00301E09" w:rsidP="00D75DF8">
      <w:pPr>
        <w:pStyle w:val="Heading2"/>
      </w:pPr>
      <w:bookmarkStart w:id="118" w:name="_Toc367348246"/>
      <w:r>
        <w:t>Sizing</w:t>
      </w:r>
      <w:bookmarkEnd w:id="118"/>
    </w:p>
    <w:p w:rsidR="00301E09" w:rsidRDefault="00301E09" w:rsidP="00D75DF8">
      <w:pPr>
        <w:pStyle w:val="Heading3"/>
      </w:pPr>
      <w:bookmarkStart w:id="119" w:name="_Toc367348247"/>
      <w:r>
        <w:t>Sizing:Zone</w:t>
      </w:r>
      <w:bookmarkEnd w:id="119"/>
    </w:p>
    <w:p w:rsidR="00301E09" w:rsidRPr="006F5C9B" w:rsidRDefault="00301E09" w:rsidP="002B6C08">
      <w:pPr>
        <w:pStyle w:val="BodyText"/>
        <w:spacing w:after="120"/>
      </w:pPr>
      <w:r>
        <w:t xml:space="preserve">A series of actuators called “Sizing:Zone” is available. These offer a way to override the results of zone sizing calculations. The unique identifier for each is the name of the Zone Input object. </w:t>
      </w:r>
      <w:r w:rsidRPr="006F5C9B">
        <w:t>The following control types are available:</w:t>
      </w:r>
    </w:p>
    <w:p w:rsidR="00301E09" w:rsidRPr="006F5C9B" w:rsidRDefault="00301E09" w:rsidP="002B6C08">
      <w:pPr>
        <w:pStyle w:val="BodyText"/>
        <w:numPr>
          <w:ilvl w:val="0"/>
          <w:numId w:val="21"/>
        </w:numPr>
        <w:spacing w:after="120"/>
      </w:pPr>
      <w:r w:rsidRPr="006F5C9B">
        <w:t>Zone Design Heating Air Mass Flow Rate (kg/s)</w:t>
      </w:r>
    </w:p>
    <w:p w:rsidR="00301E09" w:rsidRPr="006F5C9B" w:rsidRDefault="00301E09" w:rsidP="002B6C08">
      <w:pPr>
        <w:pStyle w:val="BodyText"/>
        <w:numPr>
          <w:ilvl w:val="0"/>
          <w:numId w:val="21"/>
        </w:numPr>
        <w:spacing w:after="120"/>
      </w:pPr>
      <w:r w:rsidRPr="006F5C9B">
        <w:t>Zone Design Cooling Air Mass Flow Rate (kg/s)</w:t>
      </w:r>
    </w:p>
    <w:p w:rsidR="00301E09" w:rsidRPr="006F5C9B" w:rsidRDefault="00301E09" w:rsidP="002B6C08">
      <w:pPr>
        <w:pStyle w:val="BodyText"/>
        <w:numPr>
          <w:ilvl w:val="0"/>
          <w:numId w:val="21"/>
        </w:numPr>
        <w:spacing w:after="120"/>
      </w:pPr>
      <w:r w:rsidRPr="006F5C9B">
        <w:t>Zone Design Heating Load (W)</w:t>
      </w:r>
    </w:p>
    <w:p w:rsidR="00301E09" w:rsidRPr="006F5C9B" w:rsidRDefault="00301E09" w:rsidP="002B6C08">
      <w:pPr>
        <w:pStyle w:val="BodyText"/>
        <w:numPr>
          <w:ilvl w:val="0"/>
          <w:numId w:val="21"/>
        </w:numPr>
        <w:spacing w:after="120"/>
      </w:pPr>
      <w:r w:rsidRPr="006F5C9B">
        <w:t xml:space="preserve">Zone Design Cooling Load (W) </w:t>
      </w:r>
    </w:p>
    <w:p w:rsidR="00301E09" w:rsidRPr="006F5C9B" w:rsidRDefault="00301E09" w:rsidP="002B6C08">
      <w:pPr>
        <w:pStyle w:val="BodyText"/>
        <w:numPr>
          <w:ilvl w:val="0"/>
          <w:numId w:val="21"/>
        </w:numPr>
        <w:spacing w:after="120"/>
      </w:pPr>
      <w:r w:rsidRPr="006F5C9B">
        <w:t>Zone Design Heating Vol Flow (m</w:t>
      </w:r>
      <w:r w:rsidRPr="00BB5D02">
        <w:rPr>
          <w:vertAlign w:val="superscript"/>
        </w:rPr>
        <w:t>3</w:t>
      </w:r>
      <w:r w:rsidRPr="006F5C9B">
        <w:t>/s)</w:t>
      </w:r>
    </w:p>
    <w:p w:rsidR="00301E09" w:rsidRPr="006F5C9B" w:rsidRDefault="00301E09" w:rsidP="006F5C9B">
      <w:pPr>
        <w:pStyle w:val="BodyText"/>
        <w:numPr>
          <w:ilvl w:val="0"/>
          <w:numId w:val="21"/>
        </w:numPr>
      </w:pPr>
      <w:r w:rsidRPr="006F5C9B">
        <w:t>Zone Design Cooling Vol Flow (m</w:t>
      </w:r>
      <w:r w:rsidRPr="00BB5D02">
        <w:rPr>
          <w:vertAlign w:val="superscript"/>
        </w:rPr>
        <w:t>3</w:t>
      </w:r>
      <w:r w:rsidRPr="006F5C9B">
        <w:t>/s)</w:t>
      </w:r>
    </w:p>
    <w:p w:rsidR="00301E09" w:rsidRDefault="00301E09" w:rsidP="00D75DF8">
      <w:pPr>
        <w:pStyle w:val="Heading3"/>
      </w:pPr>
      <w:bookmarkStart w:id="120" w:name="_Toc367348248"/>
      <w:r>
        <w:lastRenderedPageBreak/>
        <w:t>System Sizing</w:t>
      </w:r>
      <w:bookmarkEnd w:id="120"/>
    </w:p>
    <w:p w:rsidR="00301E09" w:rsidRDefault="00301E09" w:rsidP="002B6C08">
      <w:pPr>
        <w:pStyle w:val="BodyText"/>
        <w:spacing w:after="120"/>
      </w:pPr>
      <w:r>
        <w:t>A series of actuators called “Sizing:System” is available. These offer a way to override the results of air system sizing calculations. The unique identifier is the name of the AirLoopHVAC input object. The following control types are available:</w:t>
      </w:r>
    </w:p>
    <w:p w:rsidR="00301E09" w:rsidRPr="006F5C9B" w:rsidRDefault="00301E09" w:rsidP="002B6C08">
      <w:pPr>
        <w:pStyle w:val="BodyText"/>
        <w:numPr>
          <w:ilvl w:val="0"/>
          <w:numId w:val="22"/>
        </w:numPr>
        <w:spacing w:after="120"/>
      </w:pPr>
      <w:r w:rsidRPr="006F5C9B">
        <w:t>Main Supply Volume Flow Rate (m</w:t>
      </w:r>
      <w:r w:rsidRPr="00C46D54">
        <w:rPr>
          <w:vertAlign w:val="superscript"/>
        </w:rPr>
        <w:t>3</w:t>
      </w:r>
      <w:r w:rsidRPr="006F5C9B">
        <w:t>/s)</w:t>
      </w:r>
    </w:p>
    <w:p w:rsidR="00301E09" w:rsidRPr="006F5C9B" w:rsidRDefault="00301E09" w:rsidP="002B6C08">
      <w:pPr>
        <w:pStyle w:val="BodyText"/>
        <w:numPr>
          <w:ilvl w:val="0"/>
          <w:numId w:val="22"/>
        </w:numPr>
        <w:spacing w:after="120"/>
      </w:pPr>
      <w:r w:rsidRPr="006F5C9B">
        <w:t>Main Supply Coincident Peak Cooling Mass Flow Rate (kg/s)</w:t>
      </w:r>
    </w:p>
    <w:p w:rsidR="00301E09" w:rsidRPr="006F5C9B" w:rsidRDefault="00301E09" w:rsidP="002B6C08">
      <w:pPr>
        <w:pStyle w:val="BodyText"/>
        <w:numPr>
          <w:ilvl w:val="0"/>
          <w:numId w:val="22"/>
        </w:numPr>
        <w:spacing w:after="120"/>
      </w:pPr>
      <w:r w:rsidRPr="006F5C9B">
        <w:t>Main Supply Coincident Peak Heating Mass Flow Rate (kg/s)</w:t>
      </w:r>
    </w:p>
    <w:p w:rsidR="00301E09" w:rsidRPr="006F5C9B" w:rsidRDefault="00301E09" w:rsidP="002B6C08">
      <w:pPr>
        <w:pStyle w:val="BodyText"/>
        <w:numPr>
          <w:ilvl w:val="0"/>
          <w:numId w:val="22"/>
        </w:numPr>
        <w:spacing w:after="120"/>
      </w:pPr>
      <w:r w:rsidRPr="006F5C9B">
        <w:t>Main Supply Noncoincident Peak Cooling Mass Flow Rate (kg/s)</w:t>
      </w:r>
    </w:p>
    <w:p w:rsidR="00301E09" w:rsidRPr="006F5C9B" w:rsidRDefault="00301E09" w:rsidP="002B6C08">
      <w:pPr>
        <w:pStyle w:val="BodyText"/>
        <w:numPr>
          <w:ilvl w:val="0"/>
          <w:numId w:val="22"/>
        </w:numPr>
        <w:spacing w:after="120"/>
      </w:pPr>
      <w:r w:rsidRPr="006F5C9B">
        <w:t>Main Supply Noncoincident Peak Heating Mass Flow Rate (kg/s)</w:t>
      </w:r>
    </w:p>
    <w:p w:rsidR="00301E09" w:rsidRPr="006F5C9B" w:rsidRDefault="00301E09" w:rsidP="002B6C08">
      <w:pPr>
        <w:pStyle w:val="BodyText"/>
        <w:numPr>
          <w:ilvl w:val="0"/>
          <w:numId w:val="22"/>
        </w:numPr>
        <w:spacing w:after="120"/>
      </w:pPr>
      <w:r w:rsidRPr="006F5C9B">
        <w:t>Main Heating Volume Flow Rate (m</w:t>
      </w:r>
      <w:r w:rsidRPr="00BB5D02">
        <w:rPr>
          <w:vertAlign w:val="superscript"/>
        </w:rPr>
        <w:t>3</w:t>
      </w:r>
      <w:r w:rsidRPr="006F5C9B">
        <w:t>/s)</w:t>
      </w:r>
    </w:p>
    <w:p w:rsidR="00301E09" w:rsidRPr="006F5C9B" w:rsidRDefault="00301E09" w:rsidP="006F5C9B">
      <w:pPr>
        <w:pStyle w:val="BodyText"/>
        <w:numPr>
          <w:ilvl w:val="0"/>
          <w:numId w:val="22"/>
        </w:numPr>
      </w:pPr>
      <w:r w:rsidRPr="006F5C9B">
        <w:t>Main Cooling Volume Flow Rate (m</w:t>
      </w:r>
      <w:r w:rsidRPr="00BB5D02">
        <w:rPr>
          <w:vertAlign w:val="superscript"/>
        </w:rPr>
        <w:t>3</w:t>
      </w:r>
      <w:r w:rsidRPr="006F5C9B">
        <w:t>/s)</w:t>
      </w:r>
    </w:p>
    <w:p w:rsidR="00301E09" w:rsidRDefault="00301E09" w:rsidP="00835D8F">
      <w:pPr>
        <w:pStyle w:val="Heading1"/>
      </w:pPr>
      <w:bookmarkStart w:id="121" w:name="_Toc367348249"/>
      <w:r>
        <w:lastRenderedPageBreak/>
        <w:t>EMS Calling Points</w:t>
      </w:r>
      <w:bookmarkEnd w:id="121"/>
      <w:r>
        <w:t xml:space="preserve"> </w:t>
      </w:r>
    </w:p>
    <w:p w:rsidR="00301E09" w:rsidRDefault="00301E09" w:rsidP="002B6C08">
      <w:pPr>
        <w:pStyle w:val="BodyText"/>
        <w:spacing w:after="180"/>
      </w:pPr>
      <w:r>
        <w:t xml:space="preserve">This section provides an overview of EnergyPlus’s program flow and describes the various places where you can use the EMS to initiate calls for custom controlling. The input object EnergyManagementSystem:ProgramCallingManager requires the user describe the timing for when the Erl programs are run. These </w:t>
      </w:r>
      <w:r w:rsidRPr="009B538E">
        <w:rPr>
          <w:i/>
        </w:rPr>
        <w:t>EMS Calling Points</w:t>
      </w:r>
      <w:r>
        <w:t xml:space="preserve"> correspond to places inside the EnergyPlus program where and when the EMS can be called to do something. The EMS offers a wide range of calling points. This section attempts to explain what you need to know about the EnergyPlus program flow so you can better understand which calling point to use for a particular application. Because the EMS needs to interact with the rest of the EnergyPlus computer program, you need a fairly high level of understanding of the inner workings of EnergyPlus. Finding the right point to insert your Erl override is a challenge. This is a complicated computer program. Using an interpreted language to override its calculations is no simple thing and should not be taken lightly.</w:t>
      </w:r>
    </w:p>
    <w:p w:rsidR="00301E09" w:rsidRDefault="00301E09" w:rsidP="002B6C08">
      <w:pPr>
        <w:pStyle w:val="BodyText"/>
        <w:spacing w:after="180"/>
      </w:pPr>
      <w:r>
        <w:t xml:space="preserve">The best calling point will depend on the type of actuator being controlled and the intent of the override activity. Unfortunately, there is no easy way to explain the inner workings of a model as large as EnergyPlus, so this section includes only a brief overview. We attempt to provide useful recommendations for the types of control that are best suited for particular calling points. But for the full details you will need to refer to the EnergyPlus source code, which you can obtain with a developer license. </w:t>
      </w:r>
    </w:p>
    <w:p w:rsidR="00301E09" w:rsidRDefault="00301E09" w:rsidP="000922AD">
      <w:pPr>
        <w:pStyle w:val="BodyText"/>
      </w:pPr>
      <w:r>
        <w:t>This section starts with a series of three figures and then discusses them and the 1</w:t>
      </w:r>
      <w:r w:rsidR="00FA370A">
        <w:t>4</w:t>
      </w:r>
      <w:r>
        <w:t xml:space="preserve"> calling points. </w:t>
      </w:r>
      <w:r>
        <w:fldChar w:fldCharType="begin"/>
      </w:r>
      <w:r>
        <w:instrText xml:space="preserve"> REF _Ref7308817 \h </w:instrText>
      </w:r>
      <w:r>
        <w:fldChar w:fldCharType="separate"/>
      </w:r>
      <w:r w:rsidR="00B03493">
        <w:t xml:space="preserve">Figure </w:t>
      </w:r>
      <w:r w:rsidR="00B03493">
        <w:rPr>
          <w:noProof/>
        </w:rPr>
        <w:t>1</w:t>
      </w:r>
      <w:r>
        <w:fldChar w:fldCharType="end"/>
      </w:r>
      <w:r>
        <w:t xml:space="preserve"> shows the overall flow of an EnergyPlus model with some EMS calling points. </w:t>
      </w:r>
      <w:r>
        <w:fldChar w:fldCharType="begin"/>
      </w:r>
      <w:r>
        <w:instrText xml:space="preserve"> REF _Ref228603594 \h </w:instrText>
      </w:r>
      <w:r>
        <w:fldChar w:fldCharType="separate"/>
      </w:r>
      <w:r w:rsidR="00B03493">
        <w:t xml:space="preserve">Figure </w:t>
      </w:r>
      <w:r w:rsidR="00B03493">
        <w:rPr>
          <w:noProof/>
        </w:rPr>
        <w:t>2</w:t>
      </w:r>
      <w:r>
        <w:fldChar w:fldCharType="end"/>
      </w:r>
      <w:r>
        <w:t xml:space="preserve"> shows the sequence for a single timestep with the remaining EMS calling points. </w:t>
      </w:r>
      <w:r>
        <w:fldChar w:fldCharType="begin"/>
      </w:r>
      <w:r>
        <w:instrText xml:space="preserve"> REF _Ref229233729 \h </w:instrText>
      </w:r>
      <w:r>
        <w:fldChar w:fldCharType="separate"/>
      </w:r>
      <w:r w:rsidR="00B03493">
        <w:t xml:space="preserve">Figure </w:t>
      </w:r>
      <w:r w:rsidR="00B03493">
        <w:rPr>
          <w:noProof/>
        </w:rPr>
        <w:t>3</w:t>
      </w:r>
      <w:r>
        <w:fldChar w:fldCharType="end"/>
      </w:r>
      <w:r>
        <w:t xml:space="preserve"> is similar but shows the calling points for shortened system timesteps. These diagram the flow of procedures during a run from top to bottom. </w:t>
      </w:r>
    </w:p>
    <w:p w:rsidR="00301E09" w:rsidRDefault="008C34E0" w:rsidP="007D1E9C">
      <w:pPr>
        <w:pStyle w:val="Picture"/>
      </w:pPr>
      <w:r>
        <w:rPr>
          <w:noProof/>
        </w:rPr>
        <w:lastRenderedPageBreak/>
        <w:drawing>
          <wp:inline distT="0" distB="0" distL="0" distR="0">
            <wp:extent cx="5581650" cy="7429500"/>
            <wp:effectExtent l="0" t="0" r="0" b="0"/>
            <wp:docPr id="3" name="Picture 3" descr="EMSCallingPointDiag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CallingPointDiagOvera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7429500"/>
                    </a:xfrm>
                    <a:prstGeom prst="rect">
                      <a:avLst/>
                    </a:prstGeom>
                    <a:noFill/>
                    <a:ln>
                      <a:noFill/>
                    </a:ln>
                  </pic:spPr>
                </pic:pic>
              </a:graphicData>
            </a:graphic>
          </wp:inline>
        </w:drawing>
      </w:r>
    </w:p>
    <w:p w:rsidR="00301E09" w:rsidRDefault="00301E09" w:rsidP="00EF6804">
      <w:pPr>
        <w:pStyle w:val="Caption"/>
      </w:pPr>
      <w:bookmarkStart w:id="122" w:name="_Ref7308817"/>
      <w:bookmarkStart w:id="123" w:name="_Toc226696458"/>
      <w:bookmarkStart w:id="124" w:name="_Ref228603413"/>
      <w:bookmarkStart w:id="125" w:name="_Toc367348250"/>
      <w:r>
        <w:t xml:space="preserve">Figure </w:t>
      </w:r>
      <w:r w:rsidR="00B03493">
        <w:fldChar w:fldCharType="begin"/>
      </w:r>
      <w:r w:rsidR="00B03493">
        <w:instrText xml:space="preserve"> SEQ Figure \* ARABIC </w:instrText>
      </w:r>
      <w:r w:rsidR="00B03493">
        <w:fldChar w:fldCharType="separate"/>
      </w:r>
      <w:r w:rsidR="00B03493">
        <w:rPr>
          <w:noProof/>
        </w:rPr>
        <w:t>1</w:t>
      </w:r>
      <w:r w:rsidR="00B03493">
        <w:rPr>
          <w:noProof/>
        </w:rPr>
        <w:fldChar w:fldCharType="end"/>
      </w:r>
      <w:bookmarkEnd w:id="122"/>
      <w:r>
        <w:t xml:space="preserve">. </w:t>
      </w:r>
      <w:bookmarkEnd w:id="123"/>
      <w:r>
        <w:t>Overall Program Flow and EMS Calling Points</w:t>
      </w:r>
      <w:bookmarkEnd w:id="124"/>
      <w:bookmarkEnd w:id="125"/>
    </w:p>
    <w:p w:rsidR="00301E09" w:rsidRPr="00EC6619" w:rsidRDefault="00301E09" w:rsidP="00EC6619">
      <w:pPr>
        <w:pStyle w:val="BodyText"/>
      </w:pPr>
    </w:p>
    <w:p w:rsidR="00301E09" w:rsidRDefault="008C34E0" w:rsidP="00EC6619">
      <w:pPr>
        <w:pStyle w:val="Picture"/>
      </w:pPr>
      <w:r>
        <w:rPr>
          <w:noProof/>
        </w:rPr>
        <w:lastRenderedPageBreak/>
        <w:drawing>
          <wp:inline distT="0" distB="0" distL="0" distR="0">
            <wp:extent cx="5943600" cy="7372350"/>
            <wp:effectExtent l="0" t="0" r="0" b="0"/>
            <wp:docPr id="4" name="Picture 4" descr="EMSCallingPointDiagTime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CallingPointDiagTimeste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372350"/>
                    </a:xfrm>
                    <a:prstGeom prst="rect">
                      <a:avLst/>
                    </a:prstGeom>
                    <a:noFill/>
                    <a:ln>
                      <a:noFill/>
                    </a:ln>
                  </pic:spPr>
                </pic:pic>
              </a:graphicData>
            </a:graphic>
          </wp:inline>
        </w:drawing>
      </w:r>
    </w:p>
    <w:p w:rsidR="00301E09" w:rsidRDefault="00301E09" w:rsidP="00EF6804">
      <w:pPr>
        <w:pStyle w:val="Caption"/>
      </w:pPr>
      <w:bookmarkStart w:id="126" w:name="_Ref228603594"/>
      <w:bookmarkStart w:id="127" w:name="_Toc367348251"/>
      <w:r>
        <w:t xml:space="preserve">Figure </w:t>
      </w:r>
      <w:r w:rsidR="00B03493">
        <w:fldChar w:fldCharType="begin"/>
      </w:r>
      <w:r w:rsidR="00B03493">
        <w:instrText xml:space="preserve"> SEQ Figure \* ARABIC </w:instrText>
      </w:r>
      <w:r w:rsidR="00B03493">
        <w:fldChar w:fldCharType="separate"/>
      </w:r>
      <w:r w:rsidR="00B03493">
        <w:rPr>
          <w:noProof/>
        </w:rPr>
        <w:t>2</w:t>
      </w:r>
      <w:r w:rsidR="00B03493">
        <w:rPr>
          <w:noProof/>
        </w:rPr>
        <w:fldChar w:fldCharType="end"/>
      </w:r>
      <w:bookmarkEnd w:id="126"/>
      <w:r>
        <w:t>. Timestep Sequence with EMS Calling Points</w:t>
      </w:r>
      <w:bookmarkEnd w:id="127"/>
    </w:p>
    <w:p w:rsidR="00301E09" w:rsidRDefault="00301E09" w:rsidP="000922AD">
      <w:pPr>
        <w:pStyle w:val="BodyText"/>
      </w:pPr>
    </w:p>
    <w:p w:rsidR="00301E09" w:rsidRDefault="00301E09" w:rsidP="000922AD">
      <w:pPr>
        <w:pStyle w:val="BodyText"/>
      </w:pPr>
    </w:p>
    <w:p w:rsidR="00301E09" w:rsidRDefault="008C34E0" w:rsidP="00EC6619">
      <w:pPr>
        <w:pStyle w:val="Picture"/>
      </w:pPr>
      <w:r>
        <w:rPr>
          <w:noProof/>
        </w:rPr>
        <w:lastRenderedPageBreak/>
        <w:drawing>
          <wp:inline distT="0" distB="0" distL="0" distR="0">
            <wp:extent cx="5876925" cy="7286625"/>
            <wp:effectExtent l="0" t="0" r="9525" b="9525"/>
            <wp:docPr id="5" name="Picture 5" descr="EMSCallingPointDiagSystemTime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CallingPointDiagSystemTimeste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7286625"/>
                    </a:xfrm>
                    <a:prstGeom prst="rect">
                      <a:avLst/>
                    </a:prstGeom>
                    <a:noFill/>
                    <a:ln>
                      <a:noFill/>
                    </a:ln>
                  </pic:spPr>
                </pic:pic>
              </a:graphicData>
            </a:graphic>
          </wp:inline>
        </w:drawing>
      </w:r>
    </w:p>
    <w:p w:rsidR="00301E09" w:rsidRDefault="00301E09" w:rsidP="00A530F8">
      <w:pPr>
        <w:pStyle w:val="Caption"/>
      </w:pPr>
      <w:bookmarkStart w:id="128" w:name="_Ref229233729"/>
      <w:bookmarkStart w:id="129" w:name="_Toc367348252"/>
      <w:r>
        <w:t xml:space="preserve">Figure </w:t>
      </w:r>
      <w:r w:rsidR="00B03493">
        <w:fldChar w:fldCharType="begin"/>
      </w:r>
      <w:r w:rsidR="00B03493">
        <w:instrText xml:space="preserve"> SEQ Figure \* ARABIC </w:instrText>
      </w:r>
      <w:r w:rsidR="00B03493">
        <w:fldChar w:fldCharType="separate"/>
      </w:r>
      <w:r w:rsidR="00B03493">
        <w:rPr>
          <w:noProof/>
        </w:rPr>
        <w:t>3</w:t>
      </w:r>
      <w:r w:rsidR="00B03493">
        <w:rPr>
          <w:noProof/>
        </w:rPr>
        <w:fldChar w:fldCharType="end"/>
      </w:r>
      <w:bookmarkEnd w:id="128"/>
      <w:r>
        <w:t>. System Timestep Sequence with EMS Calling Points</w:t>
      </w:r>
      <w:bookmarkEnd w:id="129"/>
    </w:p>
    <w:p w:rsidR="00301E09" w:rsidRDefault="00301E09" w:rsidP="00A13E66">
      <w:pPr>
        <w:pStyle w:val="BodyText"/>
        <w:spacing w:after="180"/>
      </w:pPr>
      <w:r>
        <w:t xml:space="preserve">When EnergyPlus runs a model, it first does various sizing and setup activities and then models the environment periods you ask for; e.g., design days and run periods. The built-in variable called CurrentEnvironment indentifies which of these is being simulated and any given time. </w:t>
      </w:r>
      <w:r>
        <w:fldChar w:fldCharType="begin"/>
      </w:r>
      <w:r>
        <w:instrText xml:space="preserve"> REF _Ref7308817 \h </w:instrText>
      </w:r>
      <w:r>
        <w:fldChar w:fldCharType="separate"/>
      </w:r>
      <w:r w:rsidR="00B03493">
        <w:t xml:space="preserve">Figure </w:t>
      </w:r>
      <w:r w:rsidR="00B03493">
        <w:rPr>
          <w:noProof/>
        </w:rPr>
        <w:t>1</w:t>
      </w:r>
      <w:r>
        <w:fldChar w:fldCharType="end"/>
      </w:r>
      <w:r>
        <w:t xml:space="preserve"> diagrams the overall program flow starting at the top and listing certain </w:t>
      </w:r>
      <w:r>
        <w:lastRenderedPageBreak/>
        <w:t>key steps in outline form. EnergyPlus models contain a lot of input, and the internal processes to acquire and process that input</w:t>
      </w:r>
      <w:r w:rsidRPr="00F47FEF">
        <w:t xml:space="preserve"> </w:t>
      </w:r>
      <w:r>
        <w:t xml:space="preserve">take some time to complete. Before the model starts doing final calculations, it may have to do various sizing calculations and automatically design the size of components. It will also go through special setup periods that model a truncated set of timesteps for each environment period. In the diagram, this initial phase is not finished until just before the design periods begin. Two EMS calling points that occur only once in a given run, EndOfZoneSizing and EndOfSystemSizing, can be triggered during this initial setup phase. During the phase called “Setup Simulation,” the various timestep-based calling points diagrammed in </w:t>
      </w:r>
      <w:r>
        <w:fldChar w:fldCharType="begin"/>
      </w:r>
      <w:r>
        <w:instrText xml:space="preserve"> REF _Ref228603594 \h </w:instrText>
      </w:r>
      <w:r>
        <w:fldChar w:fldCharType="separate"/>
      </w:r>
      <w:r w:rsidR="00B03493">
        <w:t xml:space="preserve">Figure </w:t>
      </w:r>
      <w:r w:rsidR="00B03493">
        <w:rPr>
          <w:noProof/>
        </w:rPr>
        <w:t>2</w:t>
      </w:r>
      <w:r>
        <w:fldChar w:fldCharType="end"/>
      </w:r>
      <w:r>
        <w:t xml:space="preserve"> will also be called. </w:t>
      </w:r>
    </w:p>
    <w:p w:rsidR="00301E09" w:rsidRDefault="00301E09" w:rsidP="00A13E66">
      <w:pPr>
        <w:pStyle w:val="BodyText"/>
        <w:spacing w:after="180"/>
      </w:pPr>
      <w:r>
        <w:t>Another thing that happens during the setup phase described above is that individual HVAC component models access their input data and do various setup calculations in preparation for the rest of the simulation.   An EMS calling point (added for Version 7) called “AfterComponentInputReadIn” is available for selected HVAC components that allows triggering Erl programs at a point just after the component’s input data have been read in but before the component’s sizing routines have executed.  This calling point is intended to be used with various actuators that are setup to override the autosize values that result from sizing.</w:t>
      </w:r>
    </w:p>
    <w:p w:rsidR="00301E09" w:rsidRDefault="00301E09" w:rsidP="000922AD">
      <w:pPr>
        <w:pStyle w:val="BodyText"/>
      </w:pPr>
      <w:r>
        <w:t xml:space="preserve">To model environment periods, EnergyPlus runs through a serious of timesteps. </w:t>
      </w:r>
      <w:r>
        <w:fldChar w:fldCharType="begin"/>
      </w:r>
      <w:r>
        <w:instrText xml:space="preserve"> REF _Ref228603594 \h </w:instrText>
      </w:r>
      <w:r>
        <w:fldChar w:fldCharType="separate"/>
      </w:r>
      <w:r w:rsidR="00B03493">
        <w:t xml:space="preserve">Figure </w:t>
      </w:r>
      <w:r w:rsidR="00B03493">
        <w:rPr>
          <w:noProof/>
        </w:rPr>
        <w:t>2</w:t>
      </w:r>
      <w:r>
        <w:fldChar w:fldCharType="end"/>
      </w:r>
      <w:r>
        <w:t xml:space="preserve"> diagrams the program flow for a single timestep where the timestep for the system modeling is equal to that for the zone load modeling. The </w:t>
      </w:r>
      <w:r w:rsidRPr="002925AD">
        <w:rPr>
          <w:i/>
        </w:rPr>
        <w:t>system</w:t>
      </w:r>
      <w:r>
        <w:t xml:space="preserve"> timestep can be shorter than the </w:t>
      </w:r>
      <w:r w:rsidRPr="002925AD">
        <w:rPr>
          <w:i/>
        </w:rPr>
        <w:t>zone</w:t>
      </w:r>
      <w:r>
        <w:t xml:space="preserve"> timestep. The usual process of modeling a timestep is to first calculate the zone loads during the “Predictor,” then model the response of the HVAC systems, and then calculate the resulting zone conditions during the “Corrector.”  Within the HVAC system modeling, some system iterations</w:t>
      </w:r>
      <w:r w:rsidRPr="00A51F54">
        <w:t xml:space="preserve"> </w:t>
      </w:r>
      <w:r>
        <w:t xml:space="preserve">are used to iteratively solve a system of systems. </w:t>
      </w:r>
      <w:r>
        <w:fldChar w:fldCharType="begin"/>
      </w:r>
      <w:r>
        <w:instrText xml:space="preserve"> REF _Ref229233729 \h </w:instrText>
      </w:r>
      <w:r>
        <w:fldChar w:fldCharType="separate"/>
      </w:r>
      <w:r w:rsidR="00B03493">
        <w:t xml:space="preserve">Figure </w:t>
      </w:r>
      <w:r w:rsidR="00B03493">
        <w:rPr>
          <w:noProof/>
        </w:rPr>
        <w:t>3</w:t>
      </w:r>
      <w:r>
        <w:fldChar w:fldCharType="end"/>
      </w:r>
      <w:r>
        <w:t xml:space="preserve"> is a slightly modified version </w:t>
      </w:r>
      <w:r>
        <w:fldChar w:fldCharType="begin"/>
      </w:r>
      <w:r>
        <w:instrText xml:space="preserve"> REF _Ref228603594 \h </w:instrText>
      </w:r>
      <w:r>
        <w:fldChar w:fldCharType="separate"/>
      </w:r>
      <w:r w:rsidR="00B03493">
        <w:t xml:space="preserve">Figure </w:t>
      </w:r>
      <w:r w:rsidR="00B03493">
        <w:rPr>
          <w:noProof/>
        </w:rPr>
        <w:t>2</w:t>
      </w:r>
      <w:r>
        <w:fldChar w:fldCharType="end"/>
      </w:r>
      <w:r>
        <w:t xml:space="preserve"> that diagrams the situation when the timestep of the system calculations has been reduced to half the length of the zone timestep. </w:t>
      </w:r>
    </w:p>
    <w:p w:rsidR="00301E09" w:rsidRDefault="00301E09" w:rsidP="00747F1C">
      <w:pPr>
        <w:pStyle w:val="Heading2"/>
      </w:pPr>
      <w:bookmarkStart w:id="130" w:name="_Toc367348253"/>
      <w:r>
        <w:t>Begin New Environment</w:t>
      </w:r>
      <w:bookmarkEnd w:id="130"/>
    </w:p>
    <w:p w:rsidR="00301E09" w:rsidRDefault="00301E09" w:rsidP="008E7CC7">
      <w:pPr>
        <w:pStyle w:val="BodyText"/>
      </w:pPr>
      <w:r>
        <w:t>The calling point referred to with the keyword “BeginNewEnvironment” occurs once near the beginning of each environment period. Environment periods include sizing periods, design days, and run periods. This calling point will not be useful for control actions, but is useful for initializing variables and calculations that do not need to be repeated during each timestep. Once a value is set, Erl variables remember the value during the course of a simulation. Considerable repetition can be avoided by designing Erl programs to use this calling point for initializations and calculations that are needed only once. It is not called during individual timesteps.</w:t>
      </w:r>
    </w:p>
    <w:p w:rsidR="00301E09" w:rsidRDefault="00301E09" w:rsidP="00747F1C">
      <w:pPr>
        <w:pStyle w:val="Heading2"/>
      </w:pPr>
      <w:bookmarkStart w:id="131" w:name="_Toc367348254"/>
      <w:r>
        <w:t>After New Environment Warmup Is Complete</w:t>
      </w:r>
      <w:bookmarkEnd w:id="131"/>
    </w:p>
    <w:p w:rsidR="00301E09" w:rsidRDefault="00301E09" w:rsidP="008E7CC7">
      <w:pPr>
        <w:pStyle w:val="BodyText"/>
      </w:pPr>
      <w:r>
        <w:t>The calling point referred to with the keyword “AfterNewEnvironmentWarmUpIsComplete” occurs once near at the beginning of each environment period but after any warmup days are complete. This is similar to the previous calling point. Warmup days are used to condition the transient aspects of the model before proceeding with the first day. This will not be useful for control actions, but would be useful for reinitializing Erl programs with fresh values after the warmup days have finished running and the model is about to start the final timestep calculations for a particular environment period.</w:t>
      </w:r>
    </w:p>
    <w:p w:rsidR="00301E09" w:rsidRDefault="00301E09" w:rsidP="00E311EB">
      <w:pPr>
        <w:pStyle w:val="Heading2"/>
      </w:pPr>
      <w:bookmarkStart w:id="132" w:name="_Toc367348255"/>
      <w:r>
        <w:t>Begin Timestep Before Predictor</w:t>
      </w:r>
      <w:bookmarkEnd w:id="132"/>
    </w:p>
    <w:p w:rsidR="00301E09" w:rsidRDefault="00301E09" w:rsidP="008E7CC7">
      <w:pPr>
        <w:pStyle w:val="BodyText"/>
      </w:pPr>
      <w:r>
        <w:t xml:space="preserve">The calling point called “BeginTimestepBeforePredictor” occurs near the beginning of each timestep but before the predictor executes. “Predictor” refers to the step in EnergyPlus modeling when the zone loads are calculated. This calling point is useful for controlling </w:t>
      </w:r>
      <w:r>
        <w:lastRenderedPageBreak/>
        <w:t xml:space="preserve">components that affect the thermal loads the HVAC systems will then attempt to meet. Programs called from this point might actuate the building envelope or internal gains based on current weather or on the results from the previous timestep. Demand management routines might use this calling point to reduce lighting or process loads, change thermostat settings, operate window shades, etc. </w:t>
      </w:r>
    </w:p>
    <w:p w:rsidR="00301E09" w:rsidRDefault="00301E09" w:rsidP="002643C5">
      <w:pPr>
        <w:pStyle w:val="Heading2"/>
      </w:pPr>
      <w:bookmarkStart w:id="133" w:name="_Toc367348256"/>
      <w:r>
        <w:t>After Predictor Before HVAC Managers</w:t>
      </w:r>
      <w:bookmarkEnd w:id="133"/>
    </w:p>
    <w:p w:rsidR="00301E09" w:rsidRDefault="00301E09" w:rsidP="008E7CC7">
      <w:pPr>
        <w:pStyle w:val="BodyText"/>
      </w:pPr>
      <w:r>
        <w:t xml:space="preserve">The calling point called “AfterPredictorBeforeHVACManagers” occurs after predictor and before the traditional HVAC managers are called. It occurs at each timestep just after the predictor executes but before SetpointManager and AvailabilityManager models are called. It is useful for a variety of control actions. However, if there are conflicts, the EMS control actions could be overwritten by other SetpointManager or AvailabilityManager actions. </w:t>
      </w:r>
    </w:p>
    <w:p w:rsidR="00301E09" w:rsidRDefault="00301E09" w:rsidP="002643C5">
      <w:pPr>
        <w:pStyle w:val="Heading2"/>
      </w:pPr>
      <w:bookmarkStart w:id="134" w:name="_Toc367348257"/>
      <w:r>
        <w:t>After Predictor After HVAC Managers</w:t>
      </w:r>
      <w:bookmarkEnd w:id="134"/>
    </w:p>
    <w:p w:rsidR="00301E09" w:rsidRDefault="00301E09" w:rsidP="008E7CC7">
      <w:pPr>
        <w:pStyle w:val="BodyText"/>
      </w:pPr>
      <w:r>
        <w:t xml:space="preserve">The calling point called “AfterPredictorAfterHVACManagers” occurs after the predictor and after the traditional HVAC managers have been called. It occurs at each timestep after the predictor executes and after the SetpointManager and AvailabilityManager models are called. It is useful for a variety of control actions. However, if there are conflicts, SetpointManager or AvailabilityManager actions may be overwritten by EMS control actions. </w:t>
      </w:r>
    </w:p>
    <w:p w:rsidR="00301E09" w:rsidRDefault="00301E09" w:rsidP="002643C5">
      <w:pPr>
        <w:pStyle w:val="Heading2"/>
      </w:pPr>
      <w:bookmarkStart w:id="135" w:name="_Toc367348258"/>
      <w:r>
        <w:t>Inside HVAC System Iteration Loop</w:t>
      </w:r>
      <w:bookmarkEnd w:id="135"/>
    </w:p>
    <w:p w:rsidR="00301E09" w:rsidRPr="003E0D2C" w:rsidRDefault="00301E09" w:rsidP="003E0D2C">
      <w:pPr>
        <w:pStyle w:val="BodyText"/>
      </w:pPr>
      <w:r>
        <w:t>The calling point called “</w:t>
      </w:r>
      <w:r w:rsidRPr="003E0D2C">
        <w:t>InsideHVACSystemIterationLoop</w:t>
      </w:r>
      <w:r>
        <w:t xml:space="preserve">” occurs before HVAC systems are modeled. Within a timestep, EnergyPlus loops over the HVAC model to solve a system of systems. It recurs after each HVAC system iteration within each timestep and can be used for a variety of control actions that affect system operation. Being within the iteration loop can increase the accuracy of control modeling when the inputs to the controls are also changing interactively. The disadvantage is extra computational expense. </w:t>
      </w:r>
    </w:p>
    <w:p w:rsidR="00301E09" w:rsidRDefault="00301E09" w:rsidP="002643C5">
      <w:pPr>
        <w:pStyle w:val="Heading2"/>
      </w:pPr>
      <w:bookmarkStart w:id="136" w:name="_Toc367348259"/>
      <w:r>
        <w:t>End of Zone Timestep Before Reporting</w:t>
      </w:r>
      <w:bookmarkEnd w:id="136"/>
    </w:p>
    <w:p w:rsidR="00301E09" w:rsidRPr="003E0D2C" w:rsidRDefault="00301E09" w:rsidP="003E0D2C">
      <w:pPr>
        <w:pStyle w:val="BodyText"/>
      </w:pPr>
      <w:r>
        <w:t>The calling point called “</w:t>
      </w:r>
      <w:r w:rsidRPr="003E0D2C">
        <w:t>EndOfZoneTimestepBeforeZoneReporting</w:t>
      </w:r>
      <w:r>
        <w:t xml:space="preserve">” occurs near the end of a zone timestep but before output variable reporting is finalized. It is useful for custom output variables that use the ZoneTimestep reporting frequency. </w:t>
      </w:r>
    </w:p>
    <w:p w:rsidR="00301E09" w:rsidRDefault="00301E09" w:rsidP="002643C5">
      <w:pPr>
        <w:pStyle w:val="Heading2"/>
      </w:pPr>
      <w:bookmarkStart w:id="137" w:name="_Toc367348260"/>
      <w:r>
        <w:t>End of Zone Timestep After Reporting</w:t>
      </w:r>
      <w:bookmarkEnd w:id="137"/>
    </w:p>
    <w:p w:rsidR="00301E09" w:rsidRPr="003E0D2C" w:rsidRDefault="00301E09" w:rsidP="002925AD">
      <w:pPr>
        <w:pStyle w:val="BodyText"/>
      </w:pPr>
      <w:r>
        <w:t>The calling point called “</w:t>
      </w:r>
      <w:r w:rsidRPr="003E0D2C">
        <w:t>EndOfZoneTimestepAfterZoneReporting</w:t>
      </w:r>
      <w:r>
        <w:t>” occurs at the end of a zone timestep after output variable reporting is finalized. It is useful for preparing calculations that will go into effect the next timestep. Its capabilities are similar to BeginTimestepBeforePredictor, except that input data for current time, date, and weather data align with different timesteps.</w:t>
      </w:r>
    </w:p>
    <w:p w:rsidR="00301E09" w:rsidRDefault="00301E09" w:rsidP="003E0D2C">
      <w:pPr>
        <w:pStyle w:val="Heading2"/>
      </w:pPr>
      <w:bookmarkStart w:id="138" w:name="_Toc367348261"/>
      <w:r w:rsidRPr="003E0D2C">
        <w:t>End</w:t>
      </w:r>
      <w:r>
        <w:t xml:space="preserve"> o</w:t>
      </w:r>
      <w:r w:rsidRPr="003E0D2C">
        <w:t>f</w:t>
      </w:r>
      <w:r>
        <w:t xml:space="preserve"> </w:t>
      </w:r>
      <w:r w:rsidRPr="003E0D2C">
        <w:t>System</w:t>
      </w:r>
      <w:r>
        <w:t xml:space="preserve"> </w:t>
      </w:r>
      <w:r w:rsidRPr="003E0D2C">
        <w:t>Timestep</w:t>
      </w:r>
      <w:r>
        <w:t xml:space="preserve"> </w:t>
      </w:r>
      <w:r w:rsidRPr="003E0D2C">
        <w:t>Before</w:t>
      </w:r>
      <w:r>
        <w:t xml:space="preserve"> </w:t>
      </w:r>
      <w:r w:rsidRPr="003E0D2C">
        <w:t>HVAC</w:t>
      </w:r>
      <w:r>
        <w:t xml:space="preserve"> </w:t>
      </w:r>
      <w:r w:rsidRPr="003E0D2C">
        <w:t>Reporting</w:t>
      </w:r>
      <w:bookmarkEnd w:id="138"/>
    </w:p>
    <w:p w:rsidR="00301E09" w:rsidRDefault="00301E09" w:rsidP="003E0D2C">
      <w:pPr>
        <w:pStyle w:val="BodyText"/>
      </w:pPr>
      <w:r>
        <w:t>The calling point called “</w:t>
      </w:r>
      <w:r w:rsidRPr="003E0D2C">
        <w:t>EndOfSystemTimestepBeforeHVACReporting</w:t>
      </w:r>
      <w:r>
        <w:t>” occurs near the end of a system timestep but before output variable reporting is finalized. It is useful for custom output variables that use the SystemTimestep reporting frequency.</w:t>
      </w:r>
    </w:p>
    <w:p w:rsidR="00301E09" w:rsidRPr="003E0D2C" w:rsidRDefault="00301E09" w:rsidP="003E0D2C">
      <w:pPr>
        <w:pStyle w:val="Heading2"/>
      </w:pPr>
      <w:bookmarkStart w:id="139" w:name="_Toc367348262"/>
      <w:r w:rsidRPr="003E0D2C">
        <w:lastRenderedPageBreak/>
        <w:t>End</w:t>
      </w:r>
      <w:r>
        <w:t xml:space="preserve"> o</w:t>
      </w:r>
      <w:r w:rsidRPr="003E0D2C">
        <w:t>f</w:t>
      </w:r>
      <w:r>
        <w:t xml:space="preserve"> </w:t>
      </w:r>
      <w:r w:rsidRPr="003E0D2C">
        <w:t>System</w:t>
      </w:r>
      <w:r>
        <w:t xml:space="preserve"> </w:t>
      </w:r>
      <w:r w:rsidRPr="003E0D2C">
        <w:t>Timestep</w:t>
      </w:r>
      <w:r>
        <w:t xml:space="preserve"> </w:t>
      </w:r>
      <w:r w:rsidRPr="003E0D2C">
        <w:t>After</w:t>
      </w:r>
      <w:r>
        <w:t xml:space="preserve"> </w:t>
      </w:r>
      <w:r w:rsidRPr="003E0D2C">
        <w:t>HVAC</w:t>
      </w:r>
      <w:r>
        <w:t xml:space="preserve"> </w:t>
      </w:r>
      <w:r w:rsidRPr="003E0D2C">
        <w:t>Reporting</w:t>
      </w:r>
      <w:bookmarkEnd w:id="139"/>
    </w:p>
    <w:p w:rsidR="00301E09" w:rsidRPr="003E0D2C" w:rsidRDefault="00301E09" w:rsidP="003E0D2C">
      <w:pPr>
        <w:pStyle w:val="BodyText"/>
      </w:pPr>
      <w:r>
        <w:t>The calling point called “</w:t>
      </w:r>
      <w:r w:rsidRPr="003E0D2C">
        <w:t>EndOfSystemTimestepAfterHVACReporting</w:t>
      </w:r>
      <w:r>
        <w:t xml:space="preserve">” occurs at the end of a system timestep after output variable reporting is finalized. </w:t>
      </w:r>
    </w:p>
    <w:p w:rsidR="00301E09" w:rsidRDefault="00301E09" w:rsidP="002643C5">
      <w:pPr>
        <w:pStyle w:val="Heading2"/>
      </w:pPr>
      <w:bookmarkStart w:id="140" w:name="_Toc367348263"/>
      <w:r>
        <w:t>End of Zone Sizing</w:t>
      </w:r>
      <w:bookmarkEnd w:id="140"/>
    </w:p>
    <w:p w:rsidR="00301E09" w:rsidRPr="003E0D2C" w:rsidRDefault="00301E09" w:rsidP="003E0D2C">
      <w:pPr>
        <w:pStyle w:val="BodyText"/>
      </w:pPr>
      <w:r>
        <w:t>The calling point called “</w:t>
      </w:r>
      <w:r w:rsidRPr="003E0D2C">
        <w:t>EndOfZoneSizing</w:t>
      </w:r>
      <w:r>
        <w:t xml:space="preserve">” is used to alter the results of zone sizing calculations. It executes only once per simulation during the early stages and only if the model includes zone sizing calculations. It is not useful for control applications. </w:t>
      </w:r>
    </w:p>
    <w:p w:rsidR="00301E09" w:rsidRDefault="00301E09" w:rsidP="002643C5">
      <w:pPr>
        <w:pStyle w:val="Heading2"/>
      </w:pPr>
      <w:bookmarkStart w:id="141" w:name="_Toc367348264"/>
      <w:r>
        <w:t>End of System Sizing</w:t>
      </w:r>
      <w:bookmarkEnd w:id="141"/>
    </w:p>
    <w:p w:rsidR="00301E09" w:rsidRDefault="00301E09" w:rsidP="00776738">
      <w:pPr>
        <w:pStyle w:val="BodyText"/>
      </w:pPr>
      <w:r>
        <w:t>The calling point called “</w:t>
      </w:r>
      <w:r w:rsidRPr="003E0D2C">
        <w:t>EndOf</w:t>
      </w:r>
      <w:r>
        <w:t>System</w:t>
      </w:r>
      <w:r w:rsidRPr="003E0D2C">
        <w:t>Sizing</w:t>
      </w:r>
      <w:r>
        <w:t xml:space="preserve">” is used to alter the results of air system sizing calculations. It executes only once per simulation and is not useful for control applications. </w:t>
      </w:r>
    </w:p>
    <w:p w:rsidR="00301E09" w:rsidRDefault="00301E09" w:rsidP="00A13E66">
      <w:pPr>
        <w:pStyle w:val="Heading2"/>
      </w:pPr>
      <w:bookmarkStart w:id="142" w:name="_Toc367348265"/>
      <w:r>
        <w:t>After Component Model Input has Been Read In</w:t>
      </w:r>
      <w:bookmarkEnd w:id="142"/>
    </w:p>
    <w:p w:rsidR="00301E09" w:rsidRDefault="00301E09" w:rsidP="00A13E66">
      <w:pPr>
        <w:pStyle w:val="BodyText"/>
      </w:pPr>
      <w:r>
        <w:t xml:space="preserve">The calling point called “AfterComponentInputReadIn” is used to alter the results of individual autosize fields.  It executes whenever one of the selected components has finished reading in its input data.  Those, and only those, component models that have some type of actuator with an “Autosized” control type will also have this calling point.  This same calling point identifier is used for different HVAC components so programs executed from this point will be repeated.  Currently this calling point exists in three different places:  (1) after DX coil input, (2) after fan input, and (3) after unitary system input. </w:t>
      </w:r>
    </w:p>
    <w:p w:rsidR="00FA370A" w:rsidRDefault="00FA370A" w:rsidP="00FA370A">
      <w:pPr>
        <w:pStyle w:val="Heading2"/>
      </w:pPr>
      <w:bookmarkStart w:id="143" w:name="_Toc367348266"/>
      <w:r>
        <w:t>User Defined Component Model</w:t>
      </w:r>
      <w:bookmarkEnd w:id="143"/>
    </w:p>
    <w:p w:rsidR="007C3A93" w:rsidRDefault="007C3A93" w:rsidP="007C3A93">
      <w:pPr>
        <w:pStyle w:val="BodyText"/>
      </w:pPr>
      <w:r>
        <w:t xml:space="preserve">The calling point called “UserDefinedComponentModel” is used with Erl programs that are associated with user defined component models and plant operation schemes.  This calling point is executed whenever a user-defined model is called to simulate.  The user defined models track which program calling managers are associated with the specific object and only those calling managers are executed when this calling point is triggered. This calling point is only used with calling managers referenced by the following input objects: </w:t>
      </w:r>
      <w:r w:rsidRPr="007E6089">
        <w:t>PlantComponent:UserDefined</w:t>
      </w:r>
      <w:r>
        <w:t xml:space="preserve">, </w:t>
      </w:r>
      <w:r w:rsidRPr="007E6089">
        <w:t>Coil:UserDefined</w:t>
      </w:r>
      <w:r>
        <w:t xml:space="preserve">, </w:t>
      </w:r>
      <w:r w:rsidRPr="007E6089">
        <w:t>ZoneHVAC:ForcedAir:UserDefined</w:t>
      </w:r>
      <w:r>
        <w:t xml:space="preserve">, </w:t>
      </w:r>
      <w:r w:rsidRPr="007E6089">
        <w:t>AirTerminal:SingleDuct:UserDefined</w:t>
      </w:r>
      <w:r>
        <w:t>, or PlantEquipmentOperation:UserDefined.</w:t>
      </w:r>
    </w:p>
    <w:p w:rsidR="00FA370A" w:rsidRDefault="00FA370A" w:rsidP="00FA370A">
      <w:pPr>
        <w:pStyle w:val="Heading1"/>
      </w:pPr>
      <w:bookmarkStart w:id="144" w:name="_Toc367348267"/>
      <w:r>
        <w:lastRenderedPageBreak/>
        <w:t>User-Defined Component Models</w:t>
      </w:r>
      <w:bookmarkEnd w:id="144"/>
    </w:p>
    <w:p w:rsidR="007C3A93" w:rsidRDefault="007C3A93" w:rsidP="007C3A93">
      <w:pPr>
        <w:pStyle w:val="BodyText"/>
      </w:pPr>
      <w:r>
        <w:t>This section provides an overview of how you can use EMS to create your own custom models for HVAC and plant equipment and operation schemes.  EMS can be used not only for controls and overriding the behavior of existing models, but also to implement entirely new models of your own formulation.  Such user-defined component models are implemented by writing Erl programs, setting up internal variables, sensors, actuators and output variables that work in conjunction with a set of special input objects in the group called “</w:t>
      </w:r>
      <w:r w:rsidRPr="00085D15">
        <w:t>User Defined HVAC and Plant Component Models</w:t>
      </w:r>
      <w:r>
        <w:t xml:space="preserve">.”  </w:t>
      </w:r>
    </w:p>
    <w:p w:rsidR="007C3A93" w:rsidRDefault="007C3A93" w:rsidP="007C3A93">
      <w:pPr>
        <w:pStyle w:val="BodyText"/>
      </w:pPr>
      <w:r>
        <w:t>This system provides a means of modeling new types of equipment that do not yet have models implemented in EnergyPlus.  The capability to add new custom models should have a wide variety of creative applications such as evaluating the annual energy performance implications of new types of equipment and providing a mechanism for including “exceptional calculation methods” in your EnergyPlus models.</w:t>
      </w:r>
    </w:p>
    <w:p w:rsidR="007C3A93" w:rsidRDefault="007C3A93" w:rsidP="007C3A93">
      <w:pPr>
        <w:pStyle w:val="BodyText"/>
      </w:pPr>
      <w:r>
        <w:t xml:space="preserve">This section first introduces common characteristics of the user-defined models and then goes into more detail on each of available component modeling shells that are used to connect user-defined models and operation algorithms to the rest of EnergyPlus’ HVAC and plant simulations. </w:t>
      </w:r>
    </w:p>
    <w:p w:rsidR="007C3A93" w:rsidRDefault="007C3A93" w:rsidP="007C3A93">
      <w:pPr>
        <w:pStyle w:val="Heading2"/>
      </w:pPr>
      <w:bookmarkStart w:id="145" w:name="_Toc367348268"/>
      <w:r>
        <w:t>Common Characteristics</w:t>
      </w:r>
      <w:bookmarkEnd w:id="145"/>
    </w:p>
    <w:p w:rsidR="007C3A93" w:rsidRPr="001965DC" w:rsidRDefault="007C3A93" w:rsidP="007C3A93">
      <w:pPr>
        <w:pStyle w:val="BodyText"/>
      </w:pPr>
      <w:r w:rsidRPr="001965DC">
        <w:t xml:space="preserve">In general, each of the user-defined </w:t>
      </w:r>
      <w:r>
        <w:t>models</w:t>
      </w:r>
      <w:r w:rsidRPr="001965DC">
        <w:t xml:space="preserve"> will:</w:t>
      </w:r>
    </w:p>
    <w:p w:rsidR="007C3A93" w:rsidRPr="001965DC" w:rsidRDefault="007C3A93" w:rsidP="007C3A93">
      <w:pPr>
        <w:pStyle w:val="BodyText"/>
        <w:numPr>
          <w:ilvl w:val="0"/>
          <w:numId w:val="31"/>
        </w:numPr>
      </w:pPr>
      <w:r w:rsidRPr="001965DC">
        <w:t>Setup new EMS internal variables for the state conditions entering the component at each inlet node being used</w:t>
      </w:r>
      <w:r>
        <w:t>.  Internal variables serve a similar role as Sensors in terms of obtaining input data.  The difference is that they are updated just before the component model programs execute and therefore do not suffer the timestep lag issues that can be associated with sensors tied to output variables.  Whereas most EMS internal variables are constants, those intended for use with user-defined components are filled each time the component is simulated and vary over time with the most current data available.</w:t>
      </w:r>
    </w:p>
    <w:p w:rsidR="007C3A93" w:rsidRPr="001965DC" w:rsidRDefault="007C3A93" w:rsidP="007C3A93">
      <w:pPr>
        <w:pStyle w:val="BodyText"/>
        <w:numPr>
          <w:ilvl w:val="0"/>
          <w:numId w:val="31"/>
        </w:numPr>
      </w:pPr>
      <w:r w:rsidRPr="001965DC">
        <w:t>Setup new EMS actuators for the state conditions at each outlet node being used.</w:t>
      </w:r>
      <w:r>
        <w:t xml:space="preserve">  These actuators are not optional and must be used.  For each air or plant connection with an active outlet node, the associated actuators must be used and filled with valid values in order for the component model to be properly coupled to the rest of EnergyPlus.  Some of the components will also set the results at their inlet node, for example to request a mass flow rate. </w:t>
      </w:r>
    </w:p>
    <w:p w:rsidR="007C3A93" w:rsidRPr="001965DC" w:rsidRDefault="007C3A93" w:rsidP="007C3A93">
      <w:pPr>
        <w:pStyle w:val="BodyText"/>
        <w:numPr>
          <w:ilvl w:val="0"/>
          <w:numId w:val="31"/>
        </w:numPr>
      </w:pPr>
      <w:r>
        <w:t xml:space="preserve">Trigger one or more specific </w:t>
      </w:r>
      <w:r w:rsidRPr="001965DC">
        <w:t>program calling manager</w:t>
      </w:r>
      <w:r>
        <w:t>(s)</w:t>
      </w:r>
      <w:r w:rsidRPr="001965DC">
        <w:t xml:space="preserve"> to execute EMS program</w:t>
      </w:r>
      <w:r>
        <w:t>s</w:t>
      </w:r>
      <w:r w:rsidRPr="001965DC">
        <w:t xml:space="preserve"> that </w:t>
      </w:r>
      <w:r>
        <w:t>are</w:t>
      </w:r>
      <w:r w:rsidRPr="001965DC">
        <w:t xml:space="preserve"> called to initialize</w:t>
      </w:r>
      <w:r>
        <w:t>, register,</w:t>
      </w:r>
      <w:r w:rsidRPr="001965DC">
        <w:t xml:space="preserve"> and size the component model. </w:t>
      </w:r>
    </w:p>
    <w:p w:rsidR="007C3A93" w:rsidRDefault="007C3A93" w:rsidP="007C3A93">
      <w:pPr>
        <w:pStyle w:val="BodyText"/>
        <w:numPr>
          <w:ilvl w:val="0"/>
          <w:numId w:val="31"/>
        </w:numPr>
      </w:pPr>
      <w:r>
        <w:t>Trigger</w:t>
      </w:r>
      <w:r w:rsidRPr="001965DC">
        <w:t xml:space="preserve"> </w:t>
      </w:r>
      <w:r>
        <w:t xml:space="preserve">one or more specific </w:t>
      </w:r>
      <w:r w:rsidRPr="001965DC">
        <w:t>program calling manager</w:t>
      </w:r>
      <w:r>
        <w:t>(s)</w:t>
      </w:r>
      <w:r w:rsidRPr="001965DC">
        <w:t xml:space="preserve"> </w:t>
      </w:r>
      <w:r>
        <w:t>to</w:t>
      </w:r>
      <w:r w:rsidRPr="001965DC">
        <w:t xml:space="preserve"> execute EMS programs that are called to actually model the component when it is called to be simulated</w:t>
      </w:r>
      <w:r>
        <w:t>.</w:t>
      </w:r>
    </w:p>
    <w:p w:rsidR="007C3A93" w:rsidRPr="001965DC" w:rsidRDefault="007C3A93" w:rsidP="007C3A93">
      <w:pPr>
        <w:pStyle w:val="BodyText"/>
      </w:pPr>
      <w:r>
        <w:t xml:space="preserve">The various user-defined components have some similar input fields.  Once the user gains familiarity with one of the components, many of the concepts will carry over to the other user-defined components.  The separate objects are primarily for the purpose of distinguishing how user-defined models need to vary in order to fit with the rest of EnergyPlus. </w:t>
      </w:r>
    </w:p>
    <w:p w:rsidR="00FA370A" w:rsidRDefault="00FA370A" w:rsidP="00FA370A">
      <w:pPr>
        <w:pStyle w:val="Heading2"/>
      </w:pPr>
      <w:bookmarkStart w:id="146" w:name="_Toc367348269"/>
      <w:r>
        <w:t>Zone Forced Air Unit</w:t>
      </w:r>
      <w:bookmarkEnd w:id="146"/>
    </w:p>
    <w:p w:rsidR="00FA370A" w:rsidRDefault="00FA370A" w:rsidP="00FA370A">
      <w:pPr>
        <w:pStyle w:val="BodyText"/>
      </w:pPr>
      <w:r>
        <w:t xml:space="preserve">The input object called ZoneHVAC:ForcedAir:UserDefined provides a shell for creating custom models of a device that serves as a single-zone HVAC unit that operates by circulating air in and out of the zone.  This device is analogous to those component models in </w:t>
      </w:r>
      <w:r>
        <w:lastRenderedPageBreak/>
        <w:t xml:space="preserve">the Group -- Zone Forced Air Units, such as ZoneHVAC:PackagedTerminalAirConditioner or ZoneHVAC:WaterToAirHeatPump.  </w:t>
      </w:r>
    </w:p>
    <w:p w:rsidR="00FA370A" w:rsidRDefault="00FA370A" w:rsidP="00FA370A">
      <w:pPr>
        <w:pStyle w:val="BodyText"/>
      </w:pPr>
      <w:r>
        <w:t>In addition to the primary air connection that connects to the zone, there are options for additional connections to a second air stream (e.g. for outdoor ventilation or heat source or sink), up to three separate plant loop connections (e.g. hot water, chilled water, heat rejection), a water supply tank, a water collection tank, and a separate zone for skin losses.</w:t>
      </w:r>
    </w:p>
    <w:p w:rsidR="00FA370A" w:rsidRDefault="00FA370A" w:rsidP="00FA370A">
      <w:pPr>
        <w:pStyle w:val="BodyText"/>
      </w:pPr>
      <w:r>
        <w:t>The zone unit is associated with a thermal zone (by the ZoneHVAC:EquipmentConnections and ZoneHVAC:EquipmentList objects).  In EnergyPlus, when there are controlled thermal zones with thermostat (and humidistat) controls, the central routines predict the loads that zone equipment need to meet in order to maintain control of the zone conditions.  When there are multiple types of equipment serving a zone, they are sequenced to meet heating or cooling loads in a particular order.  Rather than the total predicted load, the second or third devices need to know the load that remains after the earlier-sequenced devices have already operated on the zone.  The following internal variables are useful inputs for controlling zone equipment in your models:</w:t>
      </w:r>
    </w:p>
    <w:p w:rsidR="00FA370A" w:rsidRDefault="00FA370A" w:rsidP="00FA370A">
      <w:pPr>
        <w:pStyle w:val="BodyText"/>
        <w:numPr>
          <w:ilvl w:val="0"/>
          <w:numId w:val="35"/>
        </w:numPr>
      </w:pPr>
      <w:r>
        <w:t>An internal variable called “Remaining Sensible Load to Heating Setpoint” provides the current value for the sensible load, in [W], that remains for this device that if delivered will allow the zone to reach the heating setpoint under current conditions.</w:t>
      </w:r>
    </w:p>
    <w:p w:rsidR="00FA370A" w:rsidRDefault="00FA370A" w:rsidP="00FA370A">
      <w:pPr>
        <w:pStyle w:val="BodyText"/>
        <w:numPr>
          <w:ilvl w:val="0"/>
          <w:numId w:val="35"/>
        </w:numPr>
      </w:pPr>
      <w:r>
        <w:t xml:space="preserve">An internal variable </w:t>
      </w:r>
      <w:r w:rsidRPr="001E4A2D">
        <w:t xml:space="preserve">called “Remaining Sensible Load to Cooling Setpoint” </w:t>
      </w:r>
      <w:r>
        <w:t>provides the current value for the sensible load, in [W], that remains for this device that if delivered will allow the zone to reach the cooling setpoint under current conditions.</w:t>
      </w:r>
    </w:p>
    <w:p w:rsidR="00FA370A" w:rsidRDefault="00FA370A" w:rsidP="00FA370A">
      <w:pPr>
        <w:pStyle w:val="BodyText"/>
        <w:numPr>
          <w:ilvl w:val="0"/>
          <w:numId w:val="35"/>
        </w:numPr>
      </w:pPr>
      <w:r>
        <w:t>An internal variable called “Remaining Latent Load to Humidifying Setpoint” provides the current value for the latent load, in [kg/s], that remains for this device that if delivered will allow the zone to reach the humidification setpoint under current conditions.</w:t>
      </w:r>
    </w:p>
    <w:p w:rsidR="00FA370A" w:rsidRDefault="00FA370A" w:rsidP="00FA370A">
      <w:pPr>
        <w:pStyle w:val="BodyText"/>
        <w:numPr>
          <w:ilvl w:val="0"/>
          <w:numId w:val="35"/>
        </w:numPr>
      </w:pPr>
      <w:r>
        <w:t xml:space="preserve">An internal variable called “Remaining Latent Load to Dehumidifying Setpoint” provides the current value for the latent load, in [kg/s], that remains for this device that if delivered will allow the zone to reach the dehumidification setpoint under current conditions. </w:t>
      </w:r>
    </w:p>
    <w:p w:rsidR="00FA370A" w:rsidRDefault="00FA370A" w:rsidP="00FA370A">
      <w:pPr>
        <w:pStyle w:val="BodyText"/>
      </w:pPr>
    </w:p>
    <w:p w:rsidR="00FA370A" w:rsidRDefault="00FA370A" w:rsidP="00FA370A">
      <w:pPr>
        <w:pStyle w:val="Heading3"/>
      </w:pPr>
      <w:bookmarkStart w:id="147" w:name="_Toc367348270"/>
      <w:r>
        <w:t>Primary Air Connection</w:t>
      </w:r>
      <w:bookmarkEnd w:id="147"/>
    </w:p>
    <w:p w:rsidR="00FA370A" w:rsidRDefault="00FA370A" w:rsidP="00FA370A">
      <w:pPr>
        <w:pStyle w:val="BodyText"/>
      </w:pPr>
      <w:r>
        <w:t>The primary air connection includes both an inlet and an outlet that are required to be used when using this component.  This is called the primary air connection because it is how the zone unit is connected to the zone.  The inlet to the custom zone unit is a node that is also an exhaust outlet from the zone.  The following EMS internal variables are made available for this inlet node and should be useful inputs to your own custom models:</w:t>
      </w:r>
    </w:p>
    <w:p w:rsidR="00FA370A" w:rsidRDefault="00FA370A" w:rsidP="00FA370A">
      <w:pPr>
        <w:pStyle w:val="BodyText"/>
        <w:numPr>
          <w:ilvl w:val="0"/>
          <w:numId w:val="32"/>
        </w:numPr>
      </w:pPr>
      <w:r>
        <w:t>An internal variable called “</w:t>
      </w:r>
      <w:r w:rsidRPr="003523D1">
        <w:t>Inlet Temperature for Primary Air Connection</w:t>
      </w:r>
      <w:r>
        <w:t>,” provides the current value for the drybulb air temperature at the component’s inlet node, in [C].</w:t>
      </w:r>
    </w:p>
    <w:p w:rsidR="00FA370A" w:rsidRDefault="00FA370A" w:rsidP="00FA370A">
      <w:pPr>
        <w:pStyle w:val="BodyText"/>
        <w:numPr>
          <w:ilvl w:val="0"/>
          <w:numId w:val="32"/>
        </w:numPr>
      </w:pPr>
      <w:r>
        <w:t xml:space="preserve">An internal variable called </w:t>
      </w:r>
      <w:r w:rsidRPr="00F26B1C">
        <w:t>“Inlet Humidity Ratio for Primary Air Connection</w:t>
      </w:r>
      <w:r>
        <w:t>,</w:t>
      </w:r>
      <w:r w:rsidRPr="00F26B1C">
        <w:t xml:space="preserve">” </w:t>
      </w:r>
      <w:r>
        <w:t>provides the current value for the moist air humidity ratio at the component’s inlet node, in [</w:t>
      </w:r>
      <w:r w:rsidR="00B64234" w:rsidRPr="00733184">
        <w:t>kg</w:t>
      </w:r>
      <w:r w:rsidR="00B64234">
        <w:t>Water/kgDryAir</w:t>
      </w:r>
      <w:r>
        <w:t>]</w:t>
      </w:r>
    </w:p>
    <w:p w:rsidR="00FA370A" w:rsidRDefault="00FA370A" w:rsidP="00FA370A">
      <w:pPr>
        <w:pStyle w:val="BodyText"/>
        <w:numPr>
          <w:ilvl w:val="0"/>
          <w:numId w:val="32"/>
        </w:numPr>
      </w:pPr>
      <w:r>
        <w:t>An internal variable called “Inlet Density for Primary Air Connection,”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Primary Air Connection,” provides the current value for the specific heat of moist air at the component’s main inlet node, in [J/kg-C].</w:t>
      </w:r>
    </w:p>
    <w:p w:rsidR="00FA370A" w:rsidRDefault="00FA370A" w:rsidP="00FA370A">
      <w:pPr>
        <w:pStyle w:val="BodyText"/>
      </w:pPr>
      <w:r>
        <w:t>The inlet node also has an actuator associated with it so that the rate of air flow leaving the thermal zone and entering the unit can be passed to the rest of EnergyPlus.</w:t>
      </w:r>
    </w:p>
    <w:p w:rsidR="00FA370A" w:rsidRDefault="00FA370A" w:rsidP="00FA370A">
      <w:pPr>
        <w:pStyle w:val="BodyText"/>
        <w:numPr>
          <w:ilvl w:val="0"/>
          <w:numId w:val="34"/>
        </w:numPr>
      </w:pPr>
      <w:r>
        <w:lastRenderedPageBreak/>
        <w:t>An actuator called “Primary Air Connection,” with the control type “Inlet Mass Flow Rate,” in [kg/s], needs to be used.  This will set the flow rate of air leaving the zone through the zone exhaust air node.</w:t>
      </w:r>
    </w:p>
    <w:p w:rsidR="00FA370A" w:rsidRDefault="00FA370A" w:rsidP="00FA370A">
      <w:pPr>
        <w:pStyle w:val="BodyText"/>
      </w:pPr>
      <w:r>
        <w:t>The primary outlet for the custom zone unit is a node that is also an inlet to the zone.  The following EMS actuators are created for this outlet node and must be used to pass results from the custom model to the rest of EnergyPlus:</w:t>
      </w:r>
    </w:p>
    <w:p w:rsidR="00FA370A" w:rsidRDefault="00FA370A" w:rsidP="00FA370A">
      <w:pPr>
        <w:pStyle w:val="BodyText"/>
        <w:numPr>
          <w:ilvl w:val="0"/>
          <w:numId w:val="33"/>
        </w:numPr>
      </w:pPr>
      <w:r>
        <w:t>An actuator called “Primary Air Connection,” with the control type “Outlet Temperature,” in [C], needs to be used.  This will set the drybulb temperature of the air leaving the zone unit and entering the zone through the zone air inlet node.</w:t>
      </w:r>
    </w:p>
    <w:p w:rsidR="00FA370A" w:rsidRDefault="00FA370A" w:rsidP="00FA370A">
      <w:pPr>
        <w:pStyle w:val="BodyText"/>
        <w:numPr>
          <w:ilvl w:val="0"/>
          <w:numId w:val="33"/>
        </w:numPr>
      </w:pPr>
      <w:r>
        <w:t>An actuator called “Primary Air Connection,” with the control type “Outlet Humidity Ratio,” in [</w:t>
      </w:r>
      <w:r w:rsidR="00EA126B" w:rsidRPr="00733184">
        <w:t>kg</w:t>
      </w:r>
      <w:r w:rsidR="00EA126B">
        <w:t>Water/kgDryAir</w:t>
      </w:r>
      <w:r>
        <w:t>], needs to be used.  This will set the humidity ratio of the air leaving the zone unit and entering the zone through the zone air inlet node.</w:t>
      </w:r>
    </w:p>
    <w:p w:rsidR="00FA370A" w:rsidRDefault="00FA370A" w:rsidP="00FA370A">
      <w:pPr>
        <w:pStyle w:val="BodyText"/>
        <w:numPr>
          <w:ilvl w:val="0"/>
          <w:numId w:val="33"/>
        </w:numPr>
      </w:pPr>
      <w:r>
        <w:t>An actuator called “Primary Air Connection,” with the control type “Outlet Mass Flow Rate,” in [kg/s], needs to be used.  This will set the flow rate of air leaving the zone unit and entering the zone through the zone air inlet node.</w:t>
      </w:r>
    </w:p>
    <w:p w:rsidR="00FA370A" w:rsidRDefault="00FA370A" w:rsidP="00FA370A">
      <w:pPr>
        <w:pStyle w:val="BodyText"/>
      </w:pPr>
      <w:r>
        <w:t xml:space="preserve">It is not required that the primary air connections inlet and outlet mass flow rates be identical.  However, if there is an imbalance, then the model should use the secondary air connection to balance air mass flows. </w:t>
      </w:r>
    </w:p>
    <w:p w:rsidR="00FA370A" w:rsidRDefault="00FA370A" w:rsidP="00FA370A">
      <w:pPr>
        <w:pStyle w:val="Heading3"/>
      </w:pPr>
      <w:bookmarkStart w:id="148" w:name="_Toc367348271"/>
      <w:r>
        <w:t>Secondary Air Connection</w:t>
      </w:r>
      <w:bookmarkEnd w:id="148"/>
    </w:p>
    <w:p w:rsidR="00FA370A" w:rsidRDefault="00FA370A" w:rsidP="00FA370A">
      <w:pPr>
        <w:pStyle w:val="BodyText"/>
      </w:pPr>
      <w:r>
        <w:t>The secondary air connection provides options for an added inlet node, or outlet node, or both depending on the user’s needs.  This separate air stream can be used for outdoor air ventilation or as a source or sink for energy.  The secondary air inlet node will often be defined to be an outdoor air node (ref. OutdoorAir:Node) but that is not required.  The secondary air outlet node can be used as relief exhaust when the unit is providing outdoor air ventilation.  If the secondary air outlet is not really connected to anything else and just releases air to the outdoors, then it isn’t necessary that moist air properties be set using actuators because they will not impact anything else in the model.</w:t>
      </w:r>
    </w:p>
    <w:p w:rsidR="00FA370A" w:rsidRDefault="00FA370A" w:rsidP="00FA370A">
      <w:pPr>
        <w:pStyle w:val="BodyText"/>
      </w:pPr>
      <w:r>
        <w:t>If the secondary air connection inlet node is used, then the following internal variables and actuator are made available:</w:t>
      </w:r>
    </w:p>
    <w:p w:rsidR="00FA370A" w:rsidRDefault="00FA370A" w:rsidP="00FA370A">
      <w:pPr>
        <w:pStyle w:val="BodyText"/>
        <w:numPr>
          <w:ilvl w:val="0"/>
          <w:numId w:val="32"/>
        </w:numPr>
      </w:pPr>
      <w:r>
        <w:t>An internal variable called “</w:t>
      </w:r>
      <w:r w:rsidRPr="003523D1">
        <w:t xml:space="preserve">Inlet Temperature for </w:t>
      </w:r>
      <w:r>
        <w:t>Secondary</w:t>
      </w:r>
      <w:r w:rsidRPr="003523D1">
        <w:t xml:space="preserve"> Air Connection</w:t>
      </w:r>
      <w:r>
        <w:t>,” provides the current value for the drybulb air temperature at the secondary inlet node, in [C].</w:t>
      </w:r>
    </w:p>
    <w:p w:rsidR="00FA370A" w:rsidRDefault="00FA370A" w:rsidP="00FA370A">
      <w:pPr>
        <w:pStyle w:val="BodyText"/>
        <w:numPr>
          <w:ilvl w:val="0"/>
          <w:numId w:val="32"/>
        </w:numPr>
      </w:pPr>
      <w:r>
        <w:t xml:space="preserve">An internal variable called </w:t>
      </w:r>
      <w:r w:rsidRPr="00F26B1C">
        <w:t xml:space="preserve">“Inlet Humidity Ratio for </w:t>
      </w:r>
      <w:r>
        <w:t>Secondary</w:t>
      </w:r>
      <w:r w:rsidRPr="003523D1">
        <w:t xml:space="preserve"> </w:t>
      </w:r>
      <w:r w:rsidRPr="00F26B1C">
        <w:t>Air Connection</w:t>
      </w:r>
      <w:r>
        <w:t>,</w:t>
      </w:r>
      <w:r w:rsidRPr="00F26B1C">
        <w:t xml:space="preserve">” </w:t>
      </w:r>
      <w:r>
        <w:t>provides the current value for the moist air humidity ratio at the secondary inlet node, in [</w:t>
      </w:r>
      <w:r w:rsidR="00EA126B" w:rsidRPr="00733184">
        <w:t>kg</w:t>
      </w:r>
      <w:r w:rsidR="00EA126B">
        <w:t>Water/kgDryAir</w:t>
      </w:r>
      <w:r>
        <w:t>]</w:t>
      </w:r>
    </w:p>
    <w:p w:rsidR="00FA370A" w:rsidRDefault="00FA370A" w:rsidP="00FA370A">
      <w:pPr>
        <w:pStyle w:val="BodyText"/>
        <w:numPr>
          <w:ilvl w:val="0"/>
          <w:numId w:val="32"/>
        </w:numPr>
      </w:pPr>
      <w:r>
        <w:t>An internal variable called “Inlet Density for Secondary</w:t>
      </w:r>
      <w:r w:rsidRPr="003523D1">
        <w:t xml:space="preserve"> </w:t>
      </w:r>
      <w:r>
        <w:t>Air Connection,” provides the current value for the density of moist air at the secondary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Secondary</w:t>
      </w:r>
      <w:r w:rsidRPr="003523D1">
        <w:t xml:space="preserve"> </w:t>
      </w:r>
      <w:r>
        <w:t>Air Connection,” provides the current value for the specific heat of moist air at the secondary inlet node, in [J/kg-C].</w:t>
      </w:r>
    </w:p>
    <w:p w:rsidR="00FA370A" w:rsidRDefault="00FA370A" w:rsidP="00FA370A">
      <w:pPr>
        <w:pStyle w:val="BodyText"/>
        <w:numPr>
          <w:ilvl w:val="0"/>
          <w:numId w:val="32"/>
        </w:numPr>
      </w:pPr>
      <w:r>
        <w:t>An actuator called “Secondary Air Connection,” with the control type “Inlet Mass Flow Rate,” in [kg/s], needs to be used.  This will set the flow rate of air entering the zone unit through the secondary air connection inlet.</w:t>
      </w:r>
    </w:p>
    <w:p w:rsidR="00FA370A" w:rsidRDefault="00FA370A" w:rsidP="00FA370A">
      <w:pPr>
        <w:pStyle w:val="BodyText"/>
      </w:pPr>
      <w:r>
        <w:t>If the secondary air connection outlet node is used, then the following actuators are created:</w:t>
      </w:r>
    </w:p>
    <w:p w:rsidR="00FA370A" w:rsidRDefault="00FA370A" w:rsidP="00FA370A">
      <w:pPr>
        <w:pStyle w:val="BodyText"/>
        <w:numPr>
          <w:ilvl w:val="0"/>
          <w:numId w:val="33"/>
        </w:numPr>
      </w:pPr>
      <w:r>
        <w:t>An actuator called “Secondary Air Connection,” with the control type “Outlet Temperature,” in [C], needs to be used.  This will set the drybulb temperature of the air leaving the zone unit through the secondary air outlet node.</w:t>
      </w:r>
    </w:p>
    <w:p w:rsidR="00FA370A" w:rsidRDefault="00FA370A" w:rsidP="00FA370A">
      <w:pPr>
        <w:pStyle w:val="BodyText"/>
        <w:numPr>
          <w:ilvl w:val="0"/>
          <w:numId w:val="33"/>
        </w:numPr>
      </w:pPr>
      <w:r>
        <w:t>An actuator called “Secondary Air Connection,” with the control type “Outlet Humidity Ratio,” in [</w:t>
      </w:r>
      <w:r w:rsidR="00EA126B" w:rsidRPr="00733184">
        <w:t>kg</w:t>
      </w:r>
      <w:r w:rsidR="00EA126B">
        <w:t>Water/kgDryAir</w:t>
      </w:r>
      <w:r>
        <w:t>], needs to be used.  This will set the humidity ratio of the air leaving the zone unit through the secondary air outlet node.</w:t>
      </w:r>
    </w:p>
    <w:p w:rsidR="00FA370A" w:rsidRDefault="00FA370A" w:rsidP="00FA370A">
      <w:pPr>
        <w:pStyle w:val="BodyText"/>
        <w:numPr>
          <w:ilvl w:val="0"/>
          <w:numId w:val="33"/>
        </w:numPr>
      </w:pPr>
      <w:r>
        <w:lastRenderedPageBreak/>
        <w:t>An actuator called “Secondary Air Connection,” with the control type “Outlet Mass Flow Rate,” in [kg/s], needs to be used.  This will set the flow rate of air leaving the zone unit through the secondary air outlet node.</w:t>
      </w:r>
    </w:p>
    <w:p w:rsidR="00FA370A" w:rsidRDefault="00FA370A" w:rsidP="00FA370A">
      <w:pPr>
        <w:pStyle w:val="Heading3"/>
      </w:pPr>
      <w:bookmarkStart w:id="149" w:name="_Toc367348272"/>
      <w:r>
        <w:t>Plant Connections</w:t>
      </w:r>
      <w:bookmarkEnd w:id="149"/>
    </w:p>
    <w:p w:rsidR="00FA370A" w:rsidRDefault="00FA370A" w:rsidP="00FA370A">
      <w:pPr>
        <w:pStyle w:val="BodyText"/>
      </w:pPr>
      <w:r>
        <w:t xml:space="preserve">The user defined zone unit can also be connected to up to three different plants to provide hydronic-based cooling, heating, and/or heat source or rejection.  </w:t>
      </w:r>
    </w:p>
    <w:p w:rsidR="00FA370A" w:rsidRDefault="00FA370A" w:rsidP="00FA370A">
      <w:pPr>
        <w:pStyle w:val="BodyText"/>
      </w:pPr>
      <w:r>
        <w:t xml:space="preserve">Although the zone unit actively conditions the zone, from the point of view of plant they are demand components.  These plant connections are always “demand” in the sense that the zone unit will place loads onto the plant loops serving it and are not configured to be able to meet plant loads in the way that supply equipment could (loading mode is always </w:t>
      </w:r>
      <w:r w:rsidRPr="007242AC">
        <w:t>DemandsLoad</w:t>
      </w:r>
      <w:r>
        <w:t xml:space="preserve">).  These plant connections are always of the type that when flow is requested, the loop will be operated to try and meet the flow request and if not already running, these flow requests can turn on the loop (loop flow request mode is always </w:t>
      </w:r>
      <w:r w:rsidRPr="007242AC">
        <w:t>NeedsFlowAndTurnsLoopOn</w:t>
      </w:r>
      <w:r>
        <w:t>).</w:t>
      </w:r>
    </w:p>
    <w:p w:rsidR="00FA370A" w:rsidRDefault="00FA370A" w:rsidP="00FA370A">
      <w:pPr>
        <w:pStyle w:val="BodyText"/>
      </w:pPr>
      <w:r>
        <w:t>For plant loops, both the inlet and outlet nodes need to be used for each loop connection.  The ZoneHVAC:ForcedAir:UserDefined object appears directly on the Branch object used to describe the plant.  The central plant routines require that each plant component be properly initialized and registered. Special actuators are provided for these initializations and they should be filled with values by the Erl programs that are called by the program calling manager assigned to the zone unit for model setup and sizing.  The following three actuators are created for each of “</w:t>
      </w:r>
      <w:r w:rsidRPr="0094011B">
        <w:rPr>
          <w:i/>
        </w:rPr>
        <w:t>N</w:t>
      </w:r>
      <w:r>
        <w:t>” plant loops and must be used to properly register the plant connection:</w:t>
      </w:r>
    </w:p>
    <w:p w:rsidR="00FA370A" w:rsidRDefault="00FA370A" w:rsidP="00FA370A">
      <w:pPr>
        <w:pStyle w:val="BodyText"/>
        <w:numPr>
          <w:ilvl w:val="0"/>
          <w:numId w:val="36"/>
        </w:numPr>
      </w:pPr>
      <w:r>
        <w:t xml:space="preserve">An actuator called “Plant Connection </w:t>
      </w:r>
      <w:r w:rsidRPr="00FD62B5">
        <w:rPr>
          <w:i/>
        </w:rPr>
        <w:t>N</w:t>
      </w:r>
      <w:r>
        <w:t>”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t xml:space="preserve">An actuator called “Plant Connection </w:t>
      </w:r>
      <w:r w:rsidRPr="00FD62B5">
        <w:rPr>
          <w:i/>
        </w:rPr>
        <w:t>N</w:t>
      </w:r>
      <w:r>
        <w:t xml:space="preserve">”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 xml:space="preserve">An actuator called “Plant Connection </w:t>
      </w:r>
      <w:r w:rsidRPr="00FD62B5">
        <w:rPr>
          <w:i/>
        </w:rPr>
        <w:t>N</w:t>
      </w:r>
      <w:r>
        <w:t>”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pPr>
      <w:r>
        <w:t>For each plant loop connection that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 xml:space="preserve">called “Inlet Temperature for Plant Connection </w:t>
      </w:r>
      <w:r w:rsidRPr="00B226FB">
        <w:rPr>
          <w:i/>
        </w:rPr>
        <w:t>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 xml:space="preserve">Inlet Mass Flow Rate for Plant Connection </w:t>
      </w:r>
      <w:r w:rsidRPr="00514BE2">
        <w:rPr>
          <w:i/>
        </w:rPr>
        <w:t>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t xml:space="preserve">An internal variable called </w:t>
      </w:r>
      <w:r w:rsidRPr="00B226FB">
        <w:t xml:space="preserve">“Inlet Density for Plant Connection </w:t>
      </w:r>
      <w:r w:rsidRPr="00514BE2">
        <w:rPr>
          <w:i/>
        </w:rPr>
        <w:t>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called “</w:t>
      </w:r>
      <w:r w:rsidRPr="00E67D48">
        <w:t xml:space="preserve">Inlet Specific Heat for Plant Connection </w:t>
      </w:r>
      <w:r w:rsidRPr="00E67D48">
        <w:rPr>
          <w:i/>
        </w:rPr>
        <w:t>N</w:t>
      </w:r>
      <w:r w:rsidRPr="00E67D48">
        <w:t xml:space="preserve">”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pPr>
      <w:r>
        <w:t>For each plant loop connection that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t>
      </w:r>
      <w:r w:rsidRPr="00FD62B5">
        <w:rPr>
          <w:i/>
        </w:rPr>
        <w:t>N</w:t>
      </w:r>
      <w:r>
        <w:t xml:space="preserve">” with the control type “Outlet Temperature,” in [C], needs to be used.  This is the temperature of the fluid leaving the zone unit through that particular plant connection. </w:t>
      </w:r>
    </w:p>
    <w:p w:rsidR="00FA370A" w:rsidRDefault="00FA370A" w:rsidP="00FA370A">
      <w:pPr>
        <w:pStyle w:val="BodyText"/>
        <w:numPr>
          <w:ilvl w:val="0"/>
          <w:numId w:val="38"/>
        </w:numPr>
      </w:pPr>
      <w:r>
        <w:lastRenderedPageBreak/>
        <w:t>An actuator called “Plant Connection N” with the control type “Mass Flow Rate,” in kg/s, needs to be used. This actuator registers the component model’s request for plant fluid flow.  The actual mass flow rate through the component may be different than requested if the overall loop situation is such that not enough flow is available to meet all the various requests.  In general, this actuator is used to lodge a request for flow, but the more accurate flow rate will be the internal variable called “</w:t>
      </w:r>
      <w:r w:rsidRPr="00B226FB">
        <w:t xml:space="preserve">Inlet Mass Flow Rate for Plant Connection </w:t>
      </w:r>
      <w:r w:rsidRPr="00514BE2">
        <w:rPr>
          <w:i/>
        </w:rPr>
        <w:t>N</w:t>
      </w:r>
      <w:r>
        <w:rPr>
          <w:i/>
        </w:rPr>
        <w:t>.</w:t>
      </w:r>
      <w:r w:rsidRPr="00B226FB">
        <w:t>”</w:t>
      </w:r>
    </w:p>
    <w:p w:rsidR="00FA370A" w:rsidRDefault="00FA370A" w:rsidP="00FA370A">
      <w:pPr>
        <w:pStyle w:val="Heading3"/>
      </w:pPr>
      <w:bookmarkStart w:id="150" w:name="_Toc367348273"/>
      <w:r>
        <w:t>Water Use</w:t>
      </w:r>
      <w:bookmarkEnd w:id="150"/>
    </w:p>
    <w:p w:rsidR="00FA370A" w:rsidRDefault="00FA370A" w:rsidP="00FA370A">
      <w:pPr>
        <w:pStyle w:val="BodyText"/>
      </w:pPr>
      <w:r>
        <w:t>The user defined zone unit can be connected to the water use models in EnergyPlus that allow modeling on-site storage.  If a supply inlet water storage tank is used, then an actuator called “Water System” with the control type “Supplied Volume Flow Rate,” in m</w:t>
      </w:r>
      <w:r w:rsidRPr="00E67D48">
        <w:rPr>
          <w:vertAlign w:val="superscript"/>
        </w:rPr>
        <w:t>3</w:t>
      </w:r>
      <w:r>
        <w:t>/s, needs to be used.  This sets up the zone unit as a demand component for that storage tank.  If a collection outlet water storage tank is used, then an actuator called “Water System” with the control type “Collected Volume Flow Rate,” in m</w:t>
      </w:r>
      <w:r w:rsidRPr="00E67D48">
        <w:rPr>
          <w:vertAlign w:val="superscript"/>
        </w:rPr>
        <w:t>3</w:t>
      </w:r>
      <w:r>
        <w:t xml:space="preserve">/s, needs to be used. </w:t>
      </w:r>
    </w:p>
    <w:p w:rsidR="00FA370A" w:rsidRDefault="00FA370A" w:rsidP="00FA370A">
      <w:pPr>
        <w:pStyle w:val="Heading3"/>
      </w:pPr>
      <w:bookmarkStart w:id="151" w:name="_Toc367348274"/>
      <w:r>
        <w:t>Ambient Zone</w:t>
      </w:r>
      <w:bookmarkEnd w:id="151"/>
    </w:p>
    <w:p w:rsidR="00FA370A" w:rsidRDefault="00FA370A" w:rsidP="00FA370A">
      <w:pPr>
        <w:pStyle w:val="BodyText"/>
      </w:pPr>
      <w:r>
        <w:t>The user defined zone unit can be connected to an ambient zone and provide internal gains to that zone.  The zone can be different than the one that unit is connected to via the primary air connection if desired.  This is for “skin losses” that the unit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t>An actuator called “Component Zone Internal Gain” with the control type “Carbon Dioxide Gain Rate,” in [m</w:t>
      </w:r>
      <w:r w:rsidRPr="00E67D48">
        <w:rPr>
          <w:vertAlign w:val="superscript"/>
        </w:rPr>
        <w:t>3</w:t>
      </w:r>
      <w:r>
        <w:t xml:space="preserve">/s], is available.  This can be used for carbon dioxide gains (or losses) to a zone. </w:t>
      </w:r>
    </w:p>
    <w:p w:rsidR="00FA370A" w:rsidRDefault="00FA370A" w:rsidP="00FA370A">
      <w:pPr>
        <w:pStyle w:val="BodyText"/>
        <w:numPr>
          <w:ilvl w:val="0"/>
          <w:numId w:val="39"/>
        </w:numPr>
      </w:pPr>
      <w:r>
        <w:t xml:space="preserve">An actuator called “Component Zone Internal Gain” with the control </w:t>
      </w:r>
      <w:r w:rsidRPr="0045015C">
        <w:t>type “</w:t>
      </w:r>
      <w:r w:rsidRPr="00E67D48">
        <w:t xml:space="preserve">Gaseous Contaminant Gain Rate,” </w:t>
      </w:r>
      <w:r>
        <w:t>in [m</w:t>
      </w:r>
      <w:r w:rsidRPr="00E67D48">
        <w:rPr>
          <w:vertAlign w:val="superscript"/>
        </w:rPr>
        <w:t>3</w:t>
      </w:r>
      <w:r>
        <w:t xml:space="preserve">/s], is available.  This can be used for generic gaseous air pollutant gains (or losses) to a zone. </w:t>
      </w:r>
    </w:p>
    <w:p w:rsidR="007C3A93" w:rsidRDefault="007C3A93" w:rsidP="007C3A93">
      <w:pPr>
        <w:pStyle w:val="Heading2"/>
      </w:pPr>
      <w:bookmarkStart w:id="152" w:name="_Toc367348275"/>
      <w:r>
        <w:t>Plant Operation Scheme</w:t>
      </w:r>
      <w:bookmarkEnd w:id="152"/>
    </w:p>
    <w:p w:rsidR="007C3A93" w:rsidRDefault="007C3A93" w:rsidP="007C3A93">
      <w:pPr>
        <w:pStyle w:val="BodyText"/>
      </w:pPr>
      <w:r>
        <w:t xml:space="preserve">The input object called PlantEquipmentOperation:UserDefined provides a shell for creating custom supervisory control routines to dispatch plant supply side equipment.  This object can be used to replace native operation schemes such as PlantEquipmentOperation:CoolingLoad or PlantEquipmentOperation:ComponentSetpoint.  This object provides the most direct method of controlling the operation of complex plant arrangements with numerous supply components of different sizes. </w:t>
      </w:r>
    </w:p>
    <w:p w:rsidR="007C3A93" w:rsidRDefault="007C3A93" w:rsidP="007C3A93">
      <w:pPr>
        <w:pStyle w:val="BodyText"/>
      </w:pPr>
      <w:r>
        <w:lastRenderedPageBreak/>
        <w:t xml:space="preserve">This user-defined operation scheme is referenced by a PlantEquipmentOperationSchemes or a CondenserEquipmentOperationSchemes object.  The calls to simulate the operation scheme occur at the same point as the native operation schemes and can be selectively scheduled over time. </w:t>
      </w:r>
    </w:p>
    <w:p w:rsidR="007C3A93" w:rsidRDefault="007C3A93" w:rsidP="007C3A93">
      <w:pPr>
        <w:pStyle w:val="BodyText"/>
      </w:pPr>
      <w:r>
        <w:t>The user-defined operation scheme can control operation and load dispatch across up to ten supply side components. There is an example file called “EMSPlantOperation_LargeOff.idf” that demonstrates this feature.</w:t>
      </w:r>
    </w:p>
    <w:p w:rsidR="007C3A93" w:rsidRDefault="007C3A93" w:rsidP="007C3A93">
      <w:pPr>
        <w:pStyle w:val="BodyText"/>
      </w:pPr>
      <w:r>
        <w:t>Each operation scheme includes two fields for program calling managers.  One is for initializations and is called only at the beginning of each new environment.  The other is the main program for dispatching loads.  The basic approach is to examine the current demand load level from a special internal variable and then dispatch load to each machine using special actuators.  Sensors on system nodes are also useful inputs.  Because the plant simulation is highly iterative and operation schemes are called to be applied to each listed component, the main program needs to be designed to execute many times during each timestep and dispatch across all the machines each time it executes.</w:t>
      </w:r>
    </w:p>
    <w:p w:rsidR="007C3A93" w:rsidRDefault="007C3A93" w:rsidP="007C3A93">
      <w:pPr>
        <w:pStyle w:val="Heading3"/>
      </w:pPr>
      <w:bookmarkStart w:id="153" w:name="_Toc367348276"/>
      <w:r>
        <w:t>Plant Loop Demand</w:t>
      </w:r>
      <w:bookmarkEnd w:id="153"/>
    </w:p>
    <w:p w:rsidR="007C3A93" w:rsidRDefault="007C3A93" w:rsidP="007C3A93">
      <w:pPr>
        <w:pStyle w:val="BodyText"/>
      </w:pPr>
      <w:r>
        <w:t>The user-defined operation scheme generally needs input on the current overall demand on the supply side so it can make supervisory control decisions.  The corresponding output variables at the loop level are named Plant Supply Side Cooling Demand Rate and Plant Supply Side Heating Demand Rate.  However, using these output variables as EMS sensors would not work well enough because the reported data are not set until the modeling is complete and the sensor could have too much lag.  Therefore, when this object is used the following internal variables are also available to use as input to the custom algorithm:</w:t>
      </w:r>
    </w:p>
    <w:p w:rsidR="007C3A93" w:rsidRDefault="007C3A93" w:rsidP="007C3A93">
      <w:pPr>
        <w:pStyle w:val="BodyText"/>
        <w:numPr>
          <w:ilvl w:val="0"/>
          <w:numId w:val="44"/>
        </w:numPr>
      </w:pPr>
      <w:r>
        <w:t>An internal variable called “Supply Side Current Demand Rate” provides the current value for the loop demand that the supply equipment would need to provide to meet setpoint.  The sign convention is that negative values indicate a cooling demand and positive values indicate a heating demand. One of these internal variables is created for each user defined operation scheme and the identifier key is the name in the PlantEquipmentOperation:UserDefined. This is the loop-level, or entire loop demand (as experienced by the supply side), in Watts.  This demand is calculated from the loop flow rate, the loop setpoint, and the temperature of the fluid entering the supply side.</w:t>
      </w:r>
    </w:p>
    <w:p w:rsidR="007C3A93" w:rsidRDefault="007C3A93" w:rsidP="007C3A93">
      <w:pPr>
        <w:pStyle w:val="BodyText"/>
        <w:numPr>
          <w:ilvl w:val="0"/>
          <w:numId w:val="44"/>
        </w:numPr>
      </w:pPr>
      <w:r>
        <w:t xml:space="preserve">Internal variables called “Component Remaining Current Demand Rate” provide the current remaining loop demand at the time that an individual component machine is being called.  The sign convention is that negative values indicate a cooling demand and positive values indicate a heating demand.  One of these internal variables is created for each of the pieces of equipment listed in the </w:t>
      </w:r>
      <w:r w:rsidRPr="008A4CBE">
        <w:t>PlantEquipmentOperation:UserDefined</w:t>
      </w:r>
      <w:r>
        <w:t xml:space="preserve"> object.  The calls to evaluate the user-defined operation scheme occur for each machine included in the list of equipment and as subsequent machines are called, the demand level is continually adjusted by the load dispatched to previous machines and these internal variables include that updating.  The unique key used to identify this internal variable is formulated by concatenating the name of the operation scheme with the name of the piece of equipment.  There are no regular output variables that correspond to these internal variables.  These internal variables can be helpful for certain control issues that arise when machines cannot actually provide the load that was dispatched to them because of some operating limit.  </w:t>
      </w:r>
    </w:p>
    <w:p w:rsidR="007C3A93" w:rsidRDefault="007C3A93" w:rsidP="007C3A93">
      <w:pPr>
        <w:pStyle w:val="Heading3"/>
      </w:pPr>
      <w:bookmarkStart w:id="154" w:name="_Toc367348277"/>
      <w:r>
        <w:t>Plant Equipment Dispatch</w:t>
      </w:r>
      <w:bookmarkEnd w:id="154"/>
    </w:p>
    <w:p w:rsidR="007C3A93" w:rsidRDefault="007C3A93" w:rsidP="007C3A93">
      <w:pPr>
        <w:pStyle w:val="BodyText"/>
      </w:pPr>
      <w:r>
        <w:t>For each piece of equipment listed in the PlantEquipmentOperation:UserDefined object, the following actuator is created for each machine and must be used to pass results from the custom operating scheme to the rest of EnergyPlus:</w:t>
      </w:r>
    </w:p>
    <w:p w:rsidR="007C3A93" w:rsidRDefault="007C3A93" w:rsidP="007C3A93">
      <w:pPr>
        <w:pStyle w:val="BodyText"/>
        <w:numPr>
          <w:ilvl w:val="0"/>
          <w:numId w:val="44"/>
        </w:numPr>
      </w:pPr>
      <w:r>
        <w:lastRenderedPageBreak/>
        <w:t xml:space="preserve">An actuator called “Plant Equipment Operation,” with the control type “Distributed Load Rate,” in Watts, needs to be used.  This will set the load that the piece of equipment will be asked to provide.  The sign convention is that negative values indicate a cooling load is being dispatched, as for a chiller, and positive values indicate a heating load is being dispatched, as for a boiler. The unique key used to identify this actuator is formulated by concatenating the name of the operation scheme with the name of the piece of equipment.  </w:t>
      </w:r>
    </w:p>
    <w:p w:rsidR="00FA370A" w:rsidRDefault="00FA370A" w:rsidP="00FA370A">
      <w:pPr>
        <w:pStyle w:val="Heading2"/>
      </w:pPr>
      <w:bookmarkStart w:id="155" w:name="_Toc367348278"/>
      <w:r>
        <w:t>Air Terminal Unit</w:t>
      </w:r>
      <w:bookmarkEnd w:id="155"/>
    </w:p>
    <w:p w:rsidR="00FA370A" w:rsidRDefault="00FA370A" w:rsidP="00FA370A">
      <w:pPr>
        <w:pStyle w:val="BodyText"/>
      </w:pPr>
      <w:r>
        <w:t>The input object called AirTerminal:SingleDuct:UserDefined provides a shell for creating custom models for an air terminal that connects a multi-zone air handler to a thermal zone.  This device is analogous to the single-duct terminal units in the Group – Air Distribution Equipment, such as AirTerminal:SingleDuct:VAV:Reheat or AirTerminal:SingleDuct:ConstantVolume:FourPipeInduction.</w:t>
      </w:r>
    </w:p>
    <w:p w:rsidR="00FA370A" w:rsidRDefault="00FA370A" w:rsidP="00FA370A">
      <w:pPr>
        <w:pStyle w:val="BodyText"/>
      </w:pPr>
      <w:r>
        <w:t>In addition to the primary air connection that connects from the air loop to the zone, there are options for additional connections to a second air stream (e.g. for outdoor ventilation or heat source or sink), up to two separate plant loop connections (e.g. hot water and chilled water), a water supply tank, a water collection tank, and a separate zone for skin losses.</w:t>
      </w:r>
    </w:p>
    <w:p w:rsidR="00FA370A" w:rsidRDefault="00FA370A" w:rsidP="00FA370A">
      <w:pPr>
        <w:pStyle w:val="BodyText"/>
      </w:pPr>
      <w:r>
        <w:t xml:space="preserve">The air terminal unit is a associated with a thermal zone (by the ZoneHVAC:EquipmentConnections, ZoneHVAC:EquipmentList, and </w:t>
      </w:r>
      <w:r w:rsidRPr="00C53AC4">
        <w:t>ZoneHVAC:AirDistributionUnit</w:t>
      </w:r>
      <w:r>
        <w:t xml:space="preserve"> objects).  In EnergyPlus, when there are controlled thermal zones with thermostat (and humidistat) controls, the central routines predict the loads that zone equipment need to meet in order to maintain control of the zone conditions.  When there are multiple types of equipment serving a zone, they are sequenced to meet heating or cooling loads in a particular order.  Rather than the total predicted load, the second or third devices need to know the load that remains after the earlier-sequenced devices have already operated on the zone.  The following internal variables are useful inputs for controlling zone equipment in your models:</w:t>
      </w:r>
    </w:p>
    <w:p w:rsidR="00FA370A" w:rsidRDefault="00FA370A" w:rsidP="00FA370A">
      <w:pPr>
        <w:pStyle w:val="BodyText"/>
        <w:numPr>
          <w:ilvl w:val="0"/>
          <w:numId w:val="35"/>
        </w:numPr>
      </w:pPr>
      <w:r>
        <w:t>An internal variable called “Remaining Sensible Load to Heating Setpoint” provides the current value for the sensible load, in [W], that remains for this device that if delivered will allow the zone to reach the heating setpoint under current conditions.</w:t>
      </w:r>
    </w:p>
    <w:p w:rsidR="00FA370A" w:rsidRDefault="00FA370A" w:rsidP="00FA370A">
      <w:pPr>
        <w:pStyle w:val="BodyText"/>
        <w:numPr>
          <w:ilvl w:val="0"/>
          <w:numId w:val="35"/>
        </w:numPr>
      </w:pPr>
      <w:r>
        <w:t xml:space="preserve">An internal variable </w:t>
      </w:r>
      <w:r w:rsidRPr="001E4A2D">
        <w:t xml:space="preserve">called “Remaining Sensible Load to Cooling Setpoint” </w:t>
      </w:r>
      <w:r>
        <w:t>provides the current value for the sensible load, in [W], that remains for this device that if delivered will allow the zone to reach the cooling setpoint under current conditions.</w:t>
      </w:r>
    </w:p>
    <w:p w:rsidR="00FA370A" w:rsidRDefault="00FA370A" w:rsidP="00FA370A">
      <w:pPr>
        <w:pStyle w:val="BodyText"/>
        <w:numPr>
          <w:ilvl w:val="0"/>
          <w:numId w:val="35"/>
        </w:numPr>
      </w:pPr>
      <w:r>
        <w:t>An internal variable called “Remaining Latent Load to Humidifying Setpoint” provides the current value for the latent load, in [kg/s], that remains for this device that if delivered will allow the zone to reach the humidification setpoint under current conditions.</w:t>
      </w:r>
    </w:p>
    <w:p w:rsidR="00FA370A" w:rsidRDefault="00FA370A" w:rsidP="00FA370A">
      <w:pPr>
        <w:pStyle w:val="BodyText"/>
        <w:numPr>
          <w:ilvl w:val="0"/>
          <w:numId w:val="35"/>
        </w:numPr>
      </w:pPr>
      <w:r>
        <w:t xml:space="preserve">An internal variable called “Remaining Latent Load to Dehumidifying Setpoint” provides the current value for the latent load, in [kg/s], that remains for this device that if delivered will allow the zone to reach the dehumidification setpoint under current conditions. </w:t>
      </w:r>
    </w:p>
    <w:p w:rsidR="00FA370A" w:rsidRDefault="00FA370A" w:rsidP="00FA370A">
      <w:pPr>
        <w:pStyle w:val="Heading3"/>
      </w:pPr>
      <w:bookmarkStart w:id="156" w:name="_Toc367348279"/>
      <w:r>
        <w:t>Primary Air Connection</w:t>
      </w:r>
      <w:bookmarkEnd w:id="156"/>
    </w:p>
    <w:p w:rsidR="00FA370A" w:rsidRDefault="00FA370A" w:rsidP="00FA370A">
      <w:pPr>
        <w:pStyle w:val="BodyText"/>
      </w:pPr>
      <w:r>
        <w:t xml:space="preserve">The primary air connection includes both an inlet and an outlet that are required to be used when using this component.  This called the primary air connection because it is how the terminal unit is connected from the air handle to the zone.  The inlet to the custom air terminal unit is a node that is also the outlet from an </w:t>
      </w:r>
      <w:r w:rsidRPr="00C53AC4">
        <w:t>AirLoopHVAC:ZoneSplitter</w:t>
      </w:r>
      <w:r>
        <w:t xml:space="preserve"> object.  The following EMS internal variables are made available for this inlet node and should be useful inputs to your own custom models:</w:t>
      </w:r>
    </w:p>
    <w:p w:rsidR="00FA370A" w:rsidRDefault="00FA370A" w:rsidP="00FA370A">
      <w:pPr>
        <w:pStyle w:val="BodyText"/>
        <w:numPr>
          <w:ilvl w:val="0"/>
          <w:numId w:val="32"/>
        </w:numPr>
      </w:pPr>
      <w:r>
        <w:t>An internal variable called “</w:t>
      </w:r>
      <w:r w:rsidRPr="003523D1">
        <w:t>Inlet Temperature for Primary Air Connection</w:t>
      </w:r>
      <w:r>
        <w:t>,” provides the current value for the drybulb air temperature at the component’s inlet node, in [C].</w:t>
      </w:r>
    </w:p>
    <w:p w:rsidR="00FA370A" w:rsidRDefault="00FA370A" w:rsidP="00FA370A">
      <w:pPr>
        <w:pStyle w:val="BodyText"/>
        <w:numPr>
          <w:ilvl w:val="0"/>
          <w:numId w:val="32"/>
        </w:numPr>
      </w:pPr>
      <w:r>
        <w:lastRenderedPageBreak/>
        <w:t xml:space="preserve">An internal variable called </w:t>
      </w:r>
      <w:r w:rsidRPr="00F26B1C">
        <w:t>“Inlet Humidity Ratio for Primary Air Connection</w:t>
      </w:r>
      <w:r>
        <w:t>,</w:t>
      </w:r>
      <w:r w:rsidRPr="00F26B1C">
        <w:t xml:space="preserve">” </w:t>
      </w:r>
      <w:r>
        <w:t>provides the current value for the moist air humidity ratio at the component’s inlet node, in [</w:t>
      </w:r>
      <w:r w:rsidR="00EA126B" w:rsidRPr="00733184">
        <w:t>kg</w:t>
      </w:r>
      <w:r w:rsidR="00EA126B">
        <w:t>Water/kgDryAir</w:t>
      </w:r>
      <w:r>
        <w:t>]</w:t>
      </w:r>
    </w:p>
    <w:p w:rsidR="00FA370A" w:rsidRDefault="00FA370A" w:rsidP="00FA370A">
      <w:pPr>
        <w:pStyle w:val="BodyText"/>
        <w:numPr>
          <w:ilvl w:val="0"/>
          <w:numId w:val="32"/>
        </w:numPr>
      </w:pPr>
      <w:r>
        <w:t>An internal variable called “Inlet Density for Primary Air Connection,”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Primary Air Connection,” provides the current value for the specific heat of moist air at the component’s main inlet node, in [J/kg-C].</w:t>
      </w:r>
    </w:p>
    <w:p w:rsidR="00FA370A" w:rsidRDefault="00FA370A" w:rsidP="00FA370A">
      <w:pPr>
        <w:pStyle w:val="BodyText"/>
      </w:pPr>
      <w:r>
        <w:t>The inlet node also has an actuator associated with it so that the rate of air flow leaving the thermal zone and entering the unit can be passed to the rest of EnergyPlus.</w:t>
      </w:r>
    </w:p>
    <w:p w:rsidR="00FA370A" w:rsidRDefault="00FA370A" w:rsidP="00FA370A">
      <w:pPr>
        <w:pStyle w:val="BodyText"/>
        <w:numPr>
          <w:ilvl w:val="0"/>
          <w:numId w:val="34"/>
        </w:numPr>
      </w:pPr>
      <w:r>
        <w:t xml:space="preserve">An actuator called “Primary Air Connection,” with the control type “Inlet Mass Flow Rate,” in [kg/s], needs to be used.  This will set the flow rate of air leaving the zone splitter and entering the air terminal unit. </w:t>
      </w:r>
    </w:p>
    <w:p w:rsidR="00FA370A" w:rsidRDefault="00FA370A" w:rsidP="00FA370A">
      <w:pPr>
        <w:pStyle w:val="BodyText"/>
      </w:pPr>
      <w:r>
        <w:t>The primary outlet for the custom air terminal unit is a node that is also an inlet to the zone.  The following EMS actuators are created for this outlet node and must be used to pass results from the custom model to the rest of EnergyPlus:</w:t>
      </w:r>
    </w:p>
    <w:p w:rsidR="00FA370A" w:rsidRDefault="00FA370A" w:rsidP="00FA370A">
      <w:pPr>
        <w:pStyle w:val="BodyText"/>
        <w:numPr>
          <w:ilvl w:val="0"/>
          <w:numId w:val="33"/>
        </w:numPr>
      </w:pPr>
      <w:r>
        <w:t>An actuator called “Primary Air Connection,” with the control type “Outlet Temperature,” in [C], needs to be used.  This will set the drybulb temperature of the air leaving the air terminal unit and entering the zone through the zone air inlet node.</w:t>
      </w:r>
    </w:p>
    <w:p w:rsidR="00FA370A" w:rsidRDefault="00FA370A" w:rsidP="00FA370A">
      <w:pPr>
        <w:pStyle w:val="BodyText"/>
        <w:numPr>
          <w:ilvl w:val="0"/>
          <w:numId w:val="33"/>
        </w:numPr>
      </w:pPr>
      <w:r>
        <w:t>An actuator called “Primary Air Connection,” with the control type “Outlet Humidity Ratio,” in [</w:t>
      </w:r>
      <w:r w:rsidR="00EA126B" w:rsidRPr="00733184">
        <w:t>kg</w:t>
      </w:r>
      <w:r w:rsidR="00EA126B">
        <w:t>Water/kgDryAir</w:t>
      </w:r>
      <w:r>
        <w:t>], needs to be used.  This will set the humidity ratio of the air leaving the air terminal unit and entering the zone through the zone air inlet node.</w:t>
      </w:r>
    </w:p>
    <w:p w:rsidR="00FA370A" w:rsidRDefault="00FA370A" w:rsidP="00FA370A">
      <w:pPr>
        <w:pStyle w:val="BodyText"/>
        <w:numPr>
          <w:ilvl w:val="0"/>
          <w:numId w:val="33"/>
        </w:numPr>
      </w:pPr>
      <w:r>
        <w:t>An actuator called “Primary Air Connection,” with the control type “Outlet Mass Flow Rate,” in [kg/s], needs to be used.  This will set the flow rate of air leaving the air terminal unit and entering the zone through the zone air inlet node.</w:t>
      </w:r>
    </w:p>
    <w:p w:rsidR="00FA370A" w:rsidRDefault="00FA370A" w:rsidP="00FA370A">
      <w:pPr>
        <w:pStyle w:val="BodyText"/>
      </w:pPr>
      <w:r>
        <w:t xml:space="preserve">It is not required that the primary air connections inlet and outlet mass flow rates be identical.  However, if there is an imbalance, then the model should use the secondary air connection to balance air mass flows. </w:t>
      </w:r>
    </w:p>
    <w:p w:rsidR="00FA370A" w:rsidRDefault="00FA370A" w:rsidP="00FA370A">
      <w:pPr>
        <w:pStyle w:val="Heading3"/>
      </w:pPr>
      <w:bookmarkStart w:id="157" w:name="_Toc367348280"/>
      <w:r>
        <w:t>Secondary Air Connection</w:t>
      </w:r>
      <w:bookmarkEnd w:id="157"/>
    </w:p>
    <w:p w:rsidR="00FA370A" w:rsidRDefault="00FA370A" w:rsidP="00FA370A">
      <w:pPr>
        <w:pStyle w:val="BodyText"/>
      </w:pPr>
      <w:r>
        <w:t>The secondary air connection provides options for an added inlet node, or outlet node, or both depending on the user’s needs.  This separate air stream can be used for outdoor air ventilation or as a source or sink for energy.  The secondary air inlet node will often be defined to be an outdoor air node (ref. OutdoorAir:Node) but that is not required.  The secondary air outlet node can be used as relief exhaust when the unit is providing outdoor air ventilation.  If the secondary air outlet is not really connected to anything else and just releases air to the outdoors, then it isn’t necessary that moist air properties be set using actuators because they will not impact anything else in the model.</w:t>
      </w:r>
    </w:p>
    <w:p w:rsidR="00FA370A" w:rsidRDefault="00FA370A" w:rsidP="00FA370A">
      <w:pPr>
        <w:pStyle w:val="BodyText"/>
      </w:pPr>
      <w:r>
        <w:t>If the secondary air connection inlet node is used, then the following internal variables and actuator are made available:</w:t>
      </w:r>
    </w:p>
    <w:p w:rsidR="00FA370A" w:rsidRDefault="00FA370A" w:rsidP="00FA370A">
      <w:pPr>
        <w:pStyle w:val="BodyText"/>
        <w:numPr>
          <w:ilvl w:val="0"/>
          <w:numId w:val="32"/>
        </w:numPr>
      </w:pPr>
      <w:r>
        <w:t>An internal variable called “</w:t>
      </w:r>
      <w:r w:rsidRPr="003523D1">
        <w:t xml:space="preserve">Inlet Temperature for </w:t>
      </w:r>
      <w:r>
        <w:t>Secondary</w:t>
      </w:r>
      <w:r w:rsidRPr="003523D1">
        <w:t xml:space="preserve"> Air Connection</w:t>
      </w:r>
      <w:r>
        <w:t>,” provides the current value for the drybulb air temperature at the secondary inlet node, in [C].</w:t>
      </w:r>
    </w:p>
    <w:p w:rsidR="00FA370A" w:rsidRDefault="00FA370A" w:rsidP="00FA370A">
      <w:pPr>
        <w:pStyle w:val="BodyText"/>
        <w:numPr>
          <w:ilvl w:val="0"/>
          <w:numId w:val="32"/>
        </w:numPr>
      </w:pPr>
      <w:r>
        <w:t xml:space="preserve">An internal variable called </w:t>
      </w:r>
      <w:r w:rsidRPr="00F26B1C">
        <w:t xml:space="preserve">“Inlet Humidity Ratio for </w:t>
      </w:r>
      <w:r>
        <w:t>Secondary</w:t>
      </w:r>
      <w:r w:rsidRPr="003523D1">
        <w:t xml:space="preserve"> </w:t>
      </w:r>
      <w:r w:rsidRPr="00F26B1C">
        <w:t>Air Connection</w:t>
      </w:r>
      <w:r>
        <w:t>,</w:t>
      </w:r>
      <w:r w:rsidRPr="00F26B1C">
        <w:t xml:space="preserve">” </w:t>
      </w:r>
      <w:r>
        <w:t>provides the current value for the moist air humidity ratio at the secondary inlet node, in [</w:t>
      </w:r>
      <w:r w:rsidR="00EA126B" w:rsidRPr="00733184">
        <w:t>kg</w:t>
      </w:r>
      <w:r w:rsidR="00EA126B">
        <w:t>Water/kgDryAir</w:t>
      </w:r>
      <w:r>
        <w:t>]</w:t>
      </w:r>
    </w:p>
    <w:p w:rsidR="00FA370A" w:rsidRDefault="00FA370A" w:rsidP="00FA370A">
      <w:pPr>
        <w:pStyle w:val="BodyText"/>
        <w:numPr>
          <w:ilvl w:val="0"/>
          <w:numId w:val="32"/>
        </w:numPr>
      </w:pPr>
      <w:r>
        <w:t>An internal variable called “Inlet Density for Secondary</w:t>
      </w:r>
      <w:r w:rsidRPr="003523D1">
        <w:t xml:space="preserve"> </w:t>
      </w:r>
      <w:r>
        <w:t>Air Connection,” provides the current value for the density of moist air at the secondary inlet node, in [kg/m</w:t>
      </w:r>
      <w:r w:rsidRPr="00F26B1C">
        <w:rPr>
          <w:vertAlign w:val="superscript"/>
        </w:rPr>
        <w:t>3</w:t>
      </w:r>
      <w:r>
        <w:t>].</w:t>
      </w:r>
    </w:p>
    <w:p w:rsidR="00FA370A" w:rsidRDefault="00FA370A" w:rsidP="00FA370A">
      <w:pPr>
        <w:pStyle w:val="BodyText"/>
        <w:numPr>
          <w:ilvl w:val="0"/>
          <w:numId w:val="32"/>
        </w:numPr>
      </w:pPr>
      <w:r>
        <w:lastRenderedPageBreak/>
        <w:t>An internal variable called “Inlet Specific Heat for Secondary</w:t>
      </w:r>
      <w:r w:rsidRPr="003523D1">
        <w:t xml:space="preserve"> </w:t>
      </w:r>
      <w:r>
        <w:t>Air Connection,” provides the current value for the specific heat of moist air at the secondary inlet node, in [J/kg-C].</w:t>
      </w:r>
    </w:p>
    <w:p w:rsidR="00FA370A" w:rsidRDefault="00FA370A" w:rsidP="00FA370A">
      <w:pPr>
        <w:pStyle w:val="BodyText"/>
        <w:numPr>
          <w:ilvl w:val="0"/>
          <w:numId w:val="32"/>
        </w:numPr>
      </w:pPr>
      <w:r>
        <w:t>An actuator called “Secondary Air Connection,” with the control type “Inlet Mass Flow Rate,” in [kg/s], needs to be used.  This will set the flow rate of air entering the air terminal unit through the secondary air connection inlet.</w:t>
      </w:r>
    </w:p>
    <w:p w:rsidR="00FA370A" w:rsidRDefault="00FA370A" w:rsidP="00FA370A">
      <w:pPr>
        <w:pStyle w:val="BodyText"/>
      </w:pPr>
      <w:r>
        <w:t>If the secondary air connection outlet node is used, then the following actuators are created:</w:t>
      </w:r>
    </w:p>
    <w:p w:rsidR="00FA370A" w:rsidRDefault="00FA370A" w:rsidP="00FA370A">
      <w:pPr>
        <w:pStyle w:val="BodyText"/>
        <w:numPr>
          <w:ilvl w:val="0"/>
          <w:numId w:val="33"/>
        </w:numPr>
      </w:pPr>
      <w:r>
        <w:t>An actuator called “Secondary Air Connection,” with the control type “Outlet Temperature,” in [C], needs to be used.  This will set the drybulb temperature of the air leaving the air terminal unit through the secondary air outlet node.</w:t>
      </w:r>
    </w:p>
    <w:p w:rsidR="00FA370A" w:rsidRDefault="00FA370A" w:rsidP="00FA370A">
      <w:pPr>
        <w:pStyle w:val="BodyText"/>
        <w:numPr>
          <w:ilvl w:val="0"/>
          <w:numId w:val="33"/>
        </w:numPr>
      </w:pPr>
      <w:r>
        <w:t>An actuator called “Secondary Air Connection,” with the control type “Outlet Humidity Ratio,” in [</w:t>
      </w:r>
      <w:r w:rsidR="00EA126B" w:rsidRPr="00733184">
        <w:t>kg</w:t>
      </w:r>
      <w:r w:rsidR="00EA126B">
        <w:t>Water/kgDryAir</w:t>
      </w:r>
      <w:r>
        <w:t>], needs to be used.  This will set the humidity ratio of the air leaving the air terminal unit through the secondary air outlet node.</w:t>
      </w:r>
    </w:p>
    <w:p w:rsidR="00FA370A" w:rsidRDefault="00FA370A" w:rsidP="00FA370A">
      <w:pPr>
        <w:pStyle w:val="BodyText"/>
        <w:numPr>
          <w:ilvl w:val="0"/>
          <w:numId w:val="33"/>
        </w:numPr>
      </w:pPr>
      <w:r>
        <w:t>An actuator called “Secondary Air Connection,” with the control type “Outlet Mass Flow Rate,” in [kg/s], needs to be used.  This will set the flow rate of air leaving the air terminal unit through the secondary air outlet node.</w:t>
      </w:r>
    </w:p>
    <w:p w:rsidR="00FA370A" w:rsidRDefault="00FA370A" w:rsidP="00FA370A">
      <w:pPr>
        <w:pStyle w:val="Heading3"/>
      </w:pPr>
      <w:bookmarkStart w:id="158" w:name="_Toc367348281"/>
      <w:r>
        <w:t>Plant Connections</w:t>
      </w:r>
      <w:bookmarkEnd w:id="158"/>
    </w:p>
    <w:p w:rsidR="00FA370A" w:rsidRDefault="00FA370A" w:rsidP="00FA370A">
      <w:pPr>
        <w:pStyle w:val="BodyText"/>
      </w:pPr>
      <w:r>
        <w:t xml:space="preserve">The user defined air terminal unit can also be connected to up to two different plants to provide hydronic-based cooling, heating, or heat source or rejection.  </w:t>
      </w:r>
    </w:p>
    <w:p w:rsidR="00FA370A" w:rsidRDefault="00FA370A" w:rsidP="00FA370A">
      <w:pPr>
        <w:pStyle w:val="BodyText"/>
      </w:pPr>
      <w:r>
        <w:t xml:space="preserve">Although the air terminal unit actively conditions the zone, from the point of view of plant they are demand components.  These plant connections are always “demand” in the sense that the air terminal unit will place loads onto the plant loops serving it and are not configured to be able to meet plant loads in the way that supply equipment could (loading mode is always </w:t>
      </w:r>
      <w:r w:rsidRPr="007242AC">
        <w:t>DemandsLoad</w:t>
      </w:r>
      <w:r>
        <w:t xml:space="preserve">).  These plant connections are always of the type that when flow is requested, the loop will be operated to try and meet the flow request and if not already running, these flow requests can turn on the loop (loop flow request mode is always </w:t>
      </w:r>
      <w:r w:rsidRPr="007242AC">
        <w:t>NeedsFlowAndTurnsLoopOn</w:t>
      </w:r>
      <w:r>
        <w:t>).</w:t>
      </w:r>
    </w:p>
    <w:p w:rsidR="00FA370A" w:rsidRDefault="00FA370A" w:rsidP="00FA370A">
      <w:pPr>
        <w:pStyle w:val="BodyText"/>
      </w:pPr>
      <w:r>
        <w:t xml:space="preserve">For plant loops, both the inlet and outlet nodes need to be used for each loop connection.  The </w:t>
      </w:r>
      <w:r w:rsidRPr="009539EC">
        <w:t>AirTerminal:SingleDuct:UserDefined</w:t>
      </w:r>
      <w:r>
        <w:t xml:space="preserve"> object appears directly on the Branch object used to describe the plant.  The central plant routines require that each plant component be properly initialized and registered. Special actuators are provided for these initializations and they should be filled with values by the Erl programs that are called by the program calling manager assigned to the air terminal unit for model setup and sizing.  The following three actuators are created for each of “</w:t>
      </w:r>
      <w:r w:rsidRPr="0094011B">
        <w:rPr>
          <w:i/>
        </w:rPr>
        <w:t>N</w:t>
      </w:r>
      <w:r>
        <w:t>” plant loops and must be used to properly register the plant connection:</w:t>
      </w:r>
    </w:p>
    <w:p w:rsidR="00FA370A" w:rsidRDefault="00FA370A" w:rsidP="00FA370A">
      <w:pPr>
        <w:pStyle w:val="BodyText"/>
        <w:numPr>
          <w:ilvl w:val="0"/>
          <w:numId w:val="36"/>
        </w:numPr>
      </w:pPr>
      <w:r>
        <w:t xml:space="preserve">An actuator called “Plant Connection </w:t>
      </w:r>
      <w:r w:rsidRPr="00FD62B5">
        <w:rPr>
          <w:i/>
        </w:rPr>
        <w:t>N</w:t>
      </w:r>
      <w:r>
        <w:t>”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t xml:space="preserve">An actuator called “Plant Connection </w:t>
      </w:r>
      <w:r w:rsidRPr="00FD62B5">
        <w:rPr>
          <w:i/>
        </w:rPr>
        <w:t>N</w:t>
      </w:r>
      <w:r>
        <w:t xml:space="preserve">”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 xml:space="preserve">An actuator called “Plant Connection </w:t>
      </w:r>
      <w:r w:rsidRPr="00FD62B5">
        <w:rPr>
          <w:i/>
        </w:rPr>
        <w:t>N</w:t>
      </w:r>
      <w:r>
        <w:t>”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pPr>
      <w:r>
        <w:t>For each plant loop connection that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 xml:space="preserve">called “Inlet Temperature for Plant Connection </w:t>
      </w:r>
      <w:r w:rsidRPr="00B226FB">
        <w:rPr>
          <w:i/>
        </w:rPr>
        <w:t>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 xml:space="preserve">Inlet Mass Flow Rate for Plant Connection </w:t>
      </w:r>
      <w:r w:rsidRPr="00514BE2">
        <w:rPr>
          <w:i/>
        </w:rPr>
        <w:t>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lastRenderedPageBreak/>
        <w:t xml:space="preserve">An internal variable called </w:t>
      </w:r>
      <w:r w:rsidRPr="00B226FB">
        <w:t xml:space="preserve">“Inlet Density for Plant Connection </w:t>
      </w:r>
      <w:r w:rsidRPr="00514BE2">
        <w:rPr>
          <w:i/>
        </w:rPr>
        <w:t>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 xml:space="preserve">called “Inlet Specific Heat for Plant Connection </w:t>
      </w:r>
      <w:r w:rsidRPr="00102495">
        <w:rPr>
          <w:i/>
        </w:rPr>
        <w:t>N</w:t>
      </w:r>
      <w:r w:rsidRPr="00102495">
        <w:t xml:space="preserve">”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pPr>
      <w:r>
        <w:t>For each plant loop connection that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t>
      </w:r>
      <w:r w:rsidRPr="00FD62B5">
        <w:rPr>
          <w:i/>
        </w:rPr>
        <w:t>N</w:t>
      </w:r>
      <w:r>
        <w:t xml:space="preserve">” with the control type “Outlet Temperature,” in [C], needs to be used.  This is the temperature of the fluid leaving the air terminal unit through that particular plant connection. </w:t>
      </w:r>
    </w:p>
    <w:p w:rsidR="00FA370A" w:rsidRPr="00102495" w:rsidRDefault="00FA370A" w:rsidP="00FA370A">
      <w:pPr>
        <w:pStyle w:val="BodyText"/>
        <w:numPr>
          <w:ilvl w:val="0"/>
          <w:numId w:val="38"/>
        </w:numPr>
      </w:pPr>
      <w:r>
        <w:t xml:space="preserve">An actuator called “Plant Connection </w:t>
      </w:r>
      <w:r w:rsidRPr="00E67D48">
        <w:rPr>
          <w:i/>
        </w:rPr>
        <w:t>N</w:t>
      </w:r>
      <w:r>
        <w:t>” with the control type “Mass Flow Rate,” in kg/s, needs to be used. This actuator registers the component model’s request for plant fluid flow.  The actual mass flow rate through the component may be different than requested if the overall loop situation is such that not enough flow is available to meet all the various requests.  In general, this actuator is used to lodge a request for flow, but the more accurate flow rate will be the internal variable called “</w:t>
      </w:r>
      <w:r w:rsidRPr="00B226FB">
        <w:t xml:space="preserve">Inlet Mass Flow Rate for Plant Connection </w:t>
      </w:r>
      <w:r w:rsidRPr="00514BE2">
        <w:rPr>
          <w:i/>
        </w:rPr>
        <w:t>N</w:t>
      </w:r>
      <w:r>
        <w:rPr>
          <w:i/>
        </w:rPr>
        <w:t>.</w:t>
      </w:r>
      <w:r w:rsidRPr="00B226FB">
        <w:t>”</w:t>
      </w:r>
    </w:p>
    <w:p w:rsidR="00FA370A" w:rsidRDefault="00FA370A" w:rsidP="00FA370A">
      <w:pPr>
        <w:pStyle w:val="Heading3"/>
      </w:pPr>
      <w:bookmarkStart w:id="159" w:name="_Toc367348282"/>
      <w:r>
        <w:t>Water Use</w:t>
      </w:r>
      <w:bookmarkEnd w:id="159"/>
    </w:p>
    <w:p w:rsidR="00FA370A" w:rsidRDefault="00FA370A" w:rsidP="00FA370A">
      <w:pPr>
        <w:pStyle w:val="BodyText"/>
      </w:pPr>
      <w:r>
        <w:t>The user defined air terminal unit can be connected to the water use models in EnergyPlus that allow modeling on-site storage.  If a supply inlet water storage tank is used, then an actuator called “Water System” with the control type “Supplied Volume Flow Rate,” in m</w:t>
      </w:r>
      <w:r w:rsidRPr="009400F0">
        <w:rPr>
          <w:vertAlign w:val="superscript"/>
        </w:rPr>
        <w:t>3</w:t>
      </w:r>
      <w:r>
        <w:t>/s, needs to be used.  This sets up the air terminal unit as a demand component for that storage tank.  If a collection outlet water storage tank is used, then an actuator called “Water System” with the control type “Collected Volume Flow Rate,” in m</w:t>
      </w:r>
      <w:r w:rsidRPr="009400F0">
        <w:rPr>
          <w:vertAlign w:val="superscript"/>
        </w:rPr>
        <w:t>3</w:t>
      </w:r>
      <w:r>
        <w:t xml:space="preserve">/s, needs to be used. </w:t>
      </w:r>
    </w:p>
    <w:p w:rsidR="00FA370A" w:rsidRDefault="00FA370A" w:rsidP="00FA370A">
      <w:pPr>
        <w:pStyle w:val="Heading3"/>
      </w:pPr>
      <w:bookmarkStart w:id="160" w:name="_Toc367348283"/>
      <w:r>
        <w:t>Ambient Zone</w:t>
      </w:r>
      <w:bookmarkEnd w:id="160"/>
    </w:p>
    <w:p w:rsidR="00FA370A" w:rsidRDefault="00FA370A" w:rsidP="00FA370A">
      <w:pPr>
        <w:pStyle w:val="BodyText"/>
      </w:pPr>
      <w:r>
        <w:t>The user defined air terminal unit can be connected to an ambient zone and provide internal gains to that zone.  The zone can be different than the one that unit is connected to via the primary air connection if desired.  This is for “skin losses” that the unit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lastRenderedPageBreak/>
        <w:t>An actuator called “Component Zone Internal Gain” with the control type “Carbon Dioxide Gain Rate,” in [m</w:t>
      </w:r>
      <w:r w:rsidRPr="0045015C">
        <w:rPr>
          <w:vertAlign w:val="superscript"/>
        </w:rPr>
        <w:t>3</w:t>
      </w:r>
      <w:r>
        <w:t xml:space="preserve">/s], is available.  This can be used for carbon dioxide gains (or losses) to a zone. </w:t>
      </w:r>
    </w:p>
    <w:p w:rsidR="00FA370A" w:rsidRPr="009400F0" w:rsidRDefault="00FA370A" w:rsidP="00FA370A">
      <w:pPr>
        <w:pStyle w:val="BodyText"/>
        <w:numPr>
          <w:ilvl w:val="0"/>
          <w:numId w:val="39"/>
        </w:numPr>
      </w:pPr>
      <w:r>
        <w:t xml:space="preserve">An actuator called “Component Zone Internal Gain” with the control </w:t>
      </w:r>
      <w:r w:rsidRPr="0045015C">
        <w:t xml:space="preserve">type “Gaseous Contaminant Gain Rate,” </w:t>
      </w:r>
      <w:r>
        <w:t>in [m</w:t>
      </w:r>
      <w:r w:rsidRPr="0045015C">
        <w:rPr>
          <w:vertAlign w:val="superscript"/>
        </w:rPr>
        <w:t>3</w:t>
      </w:r>
      <w:r>
        <w:t xml:space="preserve">/s], is available.  This can be used for generic gaseous air pollutant gains (or losses) to a zone. </w:t>
      </w:r>
    </w:p>
    <w:p w:rsidR="00FA370A" w:rsidRDefault="00FA370A" w:rsidP="00FA370A">
      <w:pPr>
        <w:pStyle w:val="BodyText"/>
      </w:pPr>
    </w:p>
    <w:p w:rsidR="00FA370A" w:rsidRDefault="00FA370A" w:rsidP="00FA370A">
      <w:pPr>
        <w:pStyle w:val="Heading2"/>
      </w:pPr>
      <w:bookmarkStart w:id="161" w:name="_Toc367348284"/>
      <w:r>
        <w:t>Air Coil</w:t>
      </w:r>
      <w:bookmarkEnd w:id="161"/>
    </w:p>
    <w:p w:rsidR="00FA370A" w:rsidRDefault="00FA370A" w:rsidP="00FA370A">
      <w:pPr>
        <w:pStyle w:val="BodyText"/>
      </w:pPr>
      <w:r>
        <w:t xml:space="preserve">The input object called Coil:UserDefined provides a shell for creating custom models for a coil that processes air as part of an air handler.  This device is analogous to coils models such as Coil:Cooling:Water, Coil:Heating:Water, and Coil:Cooling:DX:SingleSpeed, but can also be used for heat-exchanger-like devices such as HeatExchanger:AirToAir:SensibleAndLatent or EvaporativeCooler:Indirect:WetCoil. </w:t>
      </w:r>
    </w:p>
    <w:p w:rsidR="00FA370A" w:rsidRDefault="00FA370A" w:rsidP="00FA370A">
      <w:pPr>
        <w:pStyle w:val="BodyText"/>
      </w:pPr>
      <w:r>
        <w:t xml:space="preserve">The user defined coil model can use one or two air connections, one optional plant connection, a water supply tank, a water collection tank, and a separate zone for skin losses.  </w:t>
      </w:r>
    </w:p>
    <w:p w:rsidR="00FA370A" w:rsidRDefault="00FA370A" w:rsidP="00FA370A">
      <w:pPr>
        <w:pStyle w:val="Heading3"/>
      </w:pPr>
      <w:bookmarkStart w:id="162" w:name="_Toc367348285"/>
      <w:r>
        <w:t>Air Connections</w:t>
      </w:r>
      <w:bookmarkEnd w:id="162"/>
    </w:p>
    <w:p w:rsidR="00FA370A" w:rsidRDefault="00FA370A" w:rsidP="00FA370A">
      <w:pPr>
        <w:pStyle w:val="BodyText"/>
      </w:pPr>
      <w:r>
        <w:t xml:space="preserve">Each of the two air connections that are available include both an inlet and an outlet node that are required for each air connection that is used.  The Coil:UserDefined object appears directly on a Branch object used to define the supply side of an air handler, or in the </w:t>
      </w:r>
      <w:r w:rsidRPr="007A0D89">
        <w:t>AirLoopHVAC:OutdoorAirSystem:EquipmentList</w:t>
      </w:r>
      <w:r>
        <w:t xml:space="preserve"> object used to define outdoor air systems.  The following EMS internal variables are made available for each inlet node and should be useful inputs to your own custom models:</w:t>
      </w:r>
    </w:p>
    <w:p w:rsidR="00FA370A" w:rsidRDefault="00FA370A" w:rsidP="00FA370A">
      <w:pPr>
        <w:pStyle w:val="BodyText"/>
        <w:numPr>
          <w:ilvl w:val="0"/>
          <w:numId w:val="32"/>
        </w:numPr>
      </w:pPr>
      <w:r>
        <w:t>An internal variable called “</w:t>
      </w:r>
      <w:r w:rsidRPr="003523D1">
        <w:t>Inlet Temperature for Air Connection</w:t>
      </w:r>
      <w:r>
        <w:t xml:space="preserve"> </w:t>
      </w:r>
      <w:r w:rsidRPr="00E67D48">
        <w:rPr>
          <w:i/>
        </w:rPr>
        <w:t>N</w:t>
      </w:r>
      <w:r>
        <w:t>,” provides the current value for the drybulb air temperature at the component’s inlet node, in [C].</w:t>
      </w:r>
    </w:p>
    <w:p w:rsidR="00FA370A" w:rsidRDefault="00FA370A" w:rsidP="00FA370A">
      <w:pPr>
        <w:pStyle w:val="BodyText"/>
        <w:numPr>
          <w:ilvl w:val="0"/>
          <w:numId w:val="32"/>
        </w:numPr>
      </w:pPr>
      <w:r>
        <w:t xml:space="preserve">An internal variable called </w:t>
      </w:r>
      <w:r w:rsidRPr="00F26B1C">
        <w:t>“Inlet Humidity Ratio for Air Connection</w:t>
      </w:r>
      <w:r>
        <w:t xml:space="preserve"> </w:t>
      </w:r>
      <w:r w:rsidRPr="00E67D48">
        <w:rPr>
          <w:i/>
        </w:rPr>
        <w:t>N</w:t>
      </w:r>
      <w:r>
        <w:t>,</w:t>
      </w:r>
      <w:r w:rsidRPr="00F26B1C">
        <w:t xml:space="preserve">” </w:t>
      </w:r>
      <w:r>
        <w:t>provides the current value for the moist air humidity ratio at the component’s inlet node, in [</w:t>
      </w:r>
      <w:r w:rsidR="00EA126B">
        <w:t>kgWater/kgDryAir</w:t>
      </w:r>
      <w:r>
        <w:t>]</w:t>
      </w:r>
    </w:p>
    <w:p w:rsidR="00FA370A" w:rsidRDefault="00FA370A" w:rsidP="00FA370A">
      <w:pPr>
        <w:pStyle w:val="BodyText"/>
        <w:numPr>
          <w:ilvl w:val="0"/>
          <w:numId w:val="32"/>
        </w:numPr>
      </w:pPr>
      <w:r>
        <w:t xml:space="preserve">An internal variable called “Inlet Density for Air Connection </w:t>
      </w:r>
      <w:r w:rsidRPr="00E67D48">
        <w:rPr>
          <w:i/>
        </w:rPr>
        <w:t>N</w:t>
      </w:r>
      <w:r>
        <w:t>,”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 xml:space="preserve">An internal variable called “Inlet Specific Heat for Air Connection </w:t>
      </w:r>
      <w:r w:rsidRPr="00E67D48">
        <w:rPr>
          <w:i/>
        </w:rPr>
        <w:t>N</w:t>
      </w:r>
      <w:r>
        <w:t>,” provides the current value for the specific heat of moist air at the component’s main inlet node, in [J/kg-C].</w:t>
      </w:r>
    </w:p>
    <w:p w:rsidR="00FA370A" w:rsidRDefault="00FA370A" w:rsidP="00FA370A">
      <w:pPr>
        <w:pStyle w:val="BodyText"/>
      </w:pPr>
      <w:r>
        <w:t>The following EMS actuators are created for each outlet node and must be used to pass results from the custom model to the rest of EnergyPlus:</w:t>
      </w:r>
    </w:p>
    <w:p w:rsidR="00FA370A" w:rsidRDefault="00FA370A" w:rsidP="00FA370A">
      <w:pPr>
        <w:pStyle w:val="BodyText"/>
        <w:numPr>
          <w:ilvl w:val="0"/>
          <w:numId w:val="33"/>
        </w:numPr>
      </w:pPr>
      <w:r>
        <w:t xml:space="preserve">An actuator called “Air Connection </w:t>
      </w:r>
      <w:r w:rsidRPr="00E67D48">
        <w:rPr>
          <w:i/>
        </w:rPr>
        <w:t>N</w:t>
      </w:r>
      <w:r>
        <w:t>,” with the control type “Outlet Temperature,” in [C], needs to be used.  This will set the drybulb temperature of the air leaving the coil.</w:t>
      </w:r>
    </w:p>
    <w:p w:rsidR="00FA370A" w:rsidRDefault="00FA370A" w:rsidP="00FA370A">
      <w:pPr>
        <w:pStyle w:val="BodyText"/>
        <w:numPr>
          <w:ilvl w:val="0"/>
          <w:numId w:val="33"/>
        </w:numPr>
      </w:pPr>
      <w:r>
        <w:t xml:space="preserve">An actuator called “Air Connection </w:t>
      </w:r>
      <w:r w:rsidRPr="00E67D48">
        <w:rPr>
          <w:i/>
        </w:rPr>
        <w:t>N</w:t>
      </w:r>
      <w:r>
        <w:t>,” with the control type “Outlet Humidity Ratio,” in [</w:t>
      </w:r>
      <w:r w:rsidR="00EA126B">
        <w:t>kgWater/kgDryAir</w:t>
      </w:r>
      <w:r>
        <w:t>], needs to be used.  This will set the humidity ratio of the air leaving the coil.</w:t>
      </w:r>
    </w:p>
    <w:p w:rsidR="00FA370A" w:rsidRDefault="00FA370A" w:rsidP="00FA370A">
      <w:pPr>
        <w:pStyle w:val="BodyText"/>
        <w:numPr>
          <w:ilvl w:val="0"/>
          <w:numId w:val="33"/>
        </w:numPr>
      </w:pPr>
      <w:r>
        <w:t xml:space="preserve">An actuator called “Air Connection </w:t>
      </w:r>
      <w:r w:rsidRPr="00E67D48">
        <w:rPr>
          <w:i/>
        </w:rPr>
        <w:t>N</w:t>
      </w:r>
      <w:r>
        <w:t>,” with the control type “Outlet Mass Flow Rate,” in [kg/s], needs to be used.  This will set the flow rate of air leaving the coil.</w:t>
      </w:r>
    </w:p>
    <w:p w:rsidR="00FA370A" w:rsidRDefault="00FA370A" w:rsidP="00FA370A">
      <w:pPr>
        <w:pStyle w:val="Heading3"/>
      </w:pPr>
      <w:bookmarkStart w:id="163" w:name="_Toc367348286"/>
      <w:r>
        <w:t>Plant Connections</w:t>
      </w:r>
      <w:bookmarkEnd w:id="163"/>
    </w:p>
    <w:p w:rsidR="00FA370A" w:rsidRDefault="00FA370A" w:rsidP="00FA370A">
      <w:pPr>
        <w:pStyle w:val="BodyText"/>
      </w:pPr>
      <w:r>
        <w:t xml:space="preserve">The user defined coil can also be connected to one plant loop to provide hydronic-based cooling, heating, or heat source or rejection.  </w:t>
      </w:r>
    </w:p>
    <w:p w:rsidR="00FA370A" w:rsidRDefault="00FA370A" w:rsidP="00FA370A">
      <w:pPr>
        <w:pStyle w:val="BodyText"/>
      </w:pPr>
      <w:r>
        <w:t xml:space="preserve">Although the coil actively conditions the air stream passing through it, from the point of view of plant it is a demand component.  This plant connection is always “demand” in the sense that the coil will place loads onto the plant loop serving it and is not configured to be able to </w:t>
      </w:r>
      <w:r>
        <w:lastRenderedPageBreak/>
        <w:t xml:space="preserve">meet plant loads in the way that supply equipment could (loading mode is always </w:t>
      </w:r>
      <w:r w:rsidRPr="007242AC">
        <w:t>DemandsLoad</w:t>
      </w:r>
      <w:r>
        <w:t xml:space="preserve">).  This plant connection is always of the type that when flow is requested, the loop will be operated to try and meet the flow request and if not already running, these flow requests can turn on the loop (loop flow request mode is always </w:t>
      </w:r>
      <w:r w:rsidRPr="007242AC">
        <w:t>NeedsFlowAndTurnsLoopOn</w:t>
      </w:r>
      <w:r>
        <w:t>).</w:t>
      </w:r>
    </w:p>
    <w:p w:rsidR="00FA370A" w:rsidRDefault="00FA370A" w:rsidP="00FA370A">
      <w:pPr>
        <w:pStyle w:val="BodyText"/>
      </w:pPr>
      <w:r>
        <w:t>Both the inlet and outlet nodes need to be used is a loop is connected.  The Coil</w:t>
      </w:r>
      <w:r w:rsidRPr="009539EC">
        <w:t>:UserDefined</w:t>
      </w:r>
      <w:r>
        <w:t xml:space="preserve"> object appears directly on the Branch object used to describe the plant.  The central plant routines require that each plant component be properly initialized and registered. Special actuators are provided for these initializations and they should be filled with values by the Erl programs that are called by the program calling manager assigned to the coil for model setup and sizing.  The following three actuators are created for the plant loop and must be used to properly register the plant connection:</w:t>
      </w:r>
    </w:p>
    <w:p w:rsidR="00FA370A" w:rsidRDefault="00FA370A" w:rsidP="00FA370A">
      <w:pPr>
        <w:pStyle w:val="BodyText"/>
        <w:numPr>
          <w:ilvl w:val="0"/>
          <w:numId w:val="36"/>
        </w:numPr>
      </w:pPr>
      <w:r>
        <w:t>An actuator called “Plant Connection”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t xml:space="preserve">An actuator called “Plant Connection”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An actuator called “Plant Connection”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pPr>
      <w:r>
        <w:t>When the plant loop connection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called “Inlet T</w:t>
      </w:r>
      <w:r>
        <w:t>emperature for Plant Connection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Inlet Mass</w:t>
      </w:r>
      <w:r>
        <w:t xml:space="preserve"> Flow Rate for Plant Connection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t xml:space="preserve">An internal variable called </w:t>
      </w:r>
      <w:r w:rsidRPr="00B226FB">
        <w:t>“Inl</w:t>
      </w:r>
      <w:r>
        <w:t>et Density for Plant Connection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 xml:space="preserve">called “Inlet Specific Heat for Plant Connection”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pPr>
      <w:r>
        <w:t>When the plant loop connection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with the control type “Outlet Temperature,” in [C], needs to be used.  This is the temperature of the fluid leaving the coil. </w:t>
      </w:r>
    </w:p>
    <w:p w:rsidR="00FA370A" w:rsidRPr="00102495" w:rsidRDefault="00FA370A" w:rsidP="00FA370A">
      <w:pPr>
        <w:pStyle w:val="BodyText"/>
        <w:numPr>
          <w:ilvl w:val="0"/>
          <w:numId w:val="38"/>
        </w:numPr>
      </w:pPr>
      <w:r>
        <w:t>An actuator called “Plant Connection” with the control type “Mass Flow Rate,” in kg/s, needs to be used. This actuator registers the component model’s request for plant fluid flow.  The actual mass flow rate through the component may be different than requested if the overall loop situation is such that not enough flow is available to meet all the various requests.  In general, this actuator is used to lodge a request for flow, but the more accurate flow rate will be the internal variable called “</w:t>
      </w:r>
      <w:r w:rsidRPr="00B226FB">
        <w:t>Inlet Mass</w:t>
      </w:r>
      <w:r>
        <w:t xml:space="preserve"> Flow Rate for Plant Connection</w:t>
      </w:r>
      <w:r>
        <w:rPr>
          <w:i/>
        </w:rPr>
        <w:t>.</w:t>
      </w:r>
      <w:r w:rsidRPr="00B226FB">
        <w:t>”</w:t>
      </w:r>
    </w:p>
    <w:p w:rsidR="00FA370A" w:rsidRDefault="00FA370A" w:rsidP="00FA370A">
      <w:pPr>
        <w:pStyle w:val="Heading3"/>
      </w:pPr>
      <w:bookmarkStart w:id="164" w:name="_Toc367348287"/>
      <w:r>
        <w:t>Water Use</w:t>
      </w:r>
      <w:bookmarkEnd w:id="164"/>
    </w:p>
    <w:p w:rsidR="00FA370A" w:rsidRDefault="00FA370A" w:rsidP="00FA370A">
      <w:pPr>
        <w:pStyle w:val="BodyText"/>
      </w:pPr>
      <w:r>
        <w:t>The user defined coil can be connected to the water use models in EnergyPlus that allow modeling on-site storage.  If a supply inlet water storage tank is used, then an actuator called “Water System” with the control type “Supplied Volume Flow Rate,” in m</w:t>
      </w:r>
      <w:r w:rsidRPr="009400F0">
        <w:rPr>
          <w:vertAlign w:val="superscript"/>
        </w:rPr>
        <w:t>3</w:t>
      </w:r>
      <w:r>
        <w:t xml:space="preserve">/s, needs to be </w:t>
      </w:r>
      <w:r>
        <w:lastRenderedPageBreak/>
        <w:t>used.  This sets up the coil as a demand component for that storage tank.  If a collection outlet water storage tank is used, then an actuator called “Water System” with the control type “Collected Volume Flow Rate,” in m</w:t>
      </w:r>
      <w:r w:rsidRPr="009400F0">
        <w:rPr>
          <w:vertAlign w:val="superscript"/>
        </w:rPr>
        <w:t>3</w:t>
      </w:r>
      <w:r>
        <w:t xml:space="preserve">/s, needs to be used. </w:t>
      </w:r>
    </w:p>
    <w:p w:rsidR="00FA370A" w:rsidRDefault="00FA370A" w:rsidP="00FA370A">
      <w:pPr>
        <w:pStyle w:val="Heading3"/>
      </w:pPr>
      <w:bookmarkStart w:id="165" w:name="_Toc367348288"/>
      <w:r>
        <w:t>Ambient Zone</w:t>
      </w:r>
      <w:bookmarkEnd w:id="165"/>
    </w:p>
    <w:p w:rsidR="00FA370A" w:rsidRDefault="00FA370A" w:rsidP="00FA370A">
      <w:pPr>
        <w:pStyle w:val="BodyText"/>
      </w:pPr>
      <w:r>
        <w:t>The user defined coil can be connected to an ambient zone and provide internal gains to that zone.  This is for “skin losses” that the coil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t>An actuator called “Component Zone Internal Gain” with the control type “Carbon Dioxide Gain Rate,” in [m</w:t>
      </w:r>
      <w:r w:rsidRPr="0045015C">
        <w:rPr>
          <w:vertAlign w:val="superscript"/>
        </w:rPr>
        <w:t>3</w:t>
      </w:r>
      <w:r>
        <w:t xml:space="preserve">/s], is available.  This can be used for carbon dioxide gains (or losses) to a zone. </w:t>
      </w:r>
    </w:p>
    <w:p w:rsidR="00FA370A" w:rsidRPr="009400F0" w:rsidRDefault="00FA370A" w:rsidP="00FA370A">
      <w:pPr>
        <w:pStyle w:val="BodyText"/>
        <w:numPr>
          <w:ilvl w:val="0"/>
          <w:numId w:val="39"/>
        </w:numPr>
      </w:pPr>
      <w:r>
        <w:t xml:space="preserve">An actuator called “Component Zone Internal Gain” with the control </w:t>
      </w:r>
      <w:r w:rsidRPr="0045015C">
        <w:t xml:space="preserve">type “Gaseous Contaminant Gain Rate,” </w:t>
      </w:r>
      <w:r>
        <w:t>in [m</w:t>
      </w:r>
      <w:r w:rsidRPr="0045015C">
        <w:rPr>
          <w:vertAlign w:val="superscript"/>
        </w:rPr>
        <w:t>3</w:t>
      </w:r>
      <w:r>
        <w:t xml:space="preserve">/s], is available.  This can be used for generic gaseous air pollutant gains (or losses) to a zone. </w:t>
      </w:r>
    </w:p>
    <w:p w:rsidR="00FA370A" w:rsidRPr="007223AF" w:rsidRDefault="00FA370A" w:rsidP="00FA370A">
      <w:pPr>
        <w:pStyle w:val="BodyText"/>
      </w:pPr>
    </w:p>
    <w:p w:rsidR="00FA370A" w:rsidRDefault="00FA370A" w:rsidP="00FA370A">
      <w:pPr>
        <w:pStyle w:val="Heading2"/>
      </w:pPr>
      <w:bookmarkStart w:id="166" w:name="_Toc367348289"/>
      <w:r>
        <w:t>Plant Component</w:t>
      </w:r>
      <w:bookmarkEnd w:id="166"/>
    </w:p>
    <w:p w:rsidR="00FA370A" w:rsidRDefault="00FA370A" w:rsidP="00FA370A">
      <w:pPr>
        <w:pStyle w:val="BodyText"/>
      </w:pPr>
      <w:r>
        <w:t xml:space="preserve">The input object called PlantComponent:UserDefined provides a shell for creating custom models of a device that is part of the plant models used for hydronic-type systems.  This object can be used for primary heating or cooling devices, such as boilers or chillers. </w:t>
      </w:r>
    </w:p>
    <w:p w:rsidR="00FA370A" w:rsidRDefault="00FA370A" w:rsidP="00FA370A">
      <w:pPr>
        <w:pStyle w:val="BodyText"/>
      </w:pPr>
      <w:r>
        <w:t xml:space="preserve">Although the other user-defined component models can also connect to plant, they are always simple “demand” components (from the point of view of plant modeling) and their calls to simulate are led by the air side portions of the program’s calling tree.  The plant-centric component here however, is called to simulate along with other plant components (in flow order) by plant’s central routines.  </w:t>
      </w:r>
    </w:p>
    <w:p w:rsidR="00FA370A" w:rsidRDefault="00FA370A" w:rsidP="00FA370A">
      <w:pPr>
        <w:pStyle w:val="BodyText"/>
      </w:pPr>
      <w:r>
        <w:t>The user defined plant component can use up to four different plant loop connections, one optional air connection,</w:t>
      </w:r>
      <w:r w:rsidRPr="00AA0D8C">
        <w:t xml:space="preserve"> </w:t>
      </w:r>
      <w:r>
        <w:t xml:space="preserve">a water supply tank, a water collection tank, and an ambient zone for skin losses. </w:t>
      </w:r>
    </w:p>
    <w:p w:rsidR="00FA370A" w:rsidRDefault="00FA370A" w:rsidP="00FA370A">
      <w:pPr>
        <w:pStyle w:val="Heading3"/>
      </w:pPr>
      <w:bookmarkStart w:id="167" w:name="_Toc367348290"/>
      <w:r>
        <w:t>Plant Connections</w:t>
      </w:r>
      <w:bookmarkEnd w:id="167"/>
    </w:p>
    <w:p w:rsidR="00FA370A" w:rsidRDefault="00FA370A" w:rsidP="00FA370A">
      <w:pPr>
        <w:pStyle w:val="BodyText"/>
      </w:pPr>
      <w:r>
        <w:t xml:space="preserve">The user defined plant component can be connected to up to four different plant loops. </w:t>
      </w:r>
    </w:p>
    <w:p w:rsidR="00FA370A" w:rsidRDefault="00FA370A" w:rsidP="00FA370A">
      <w:pPr>
        <w:pStyle w:val="BodyText"/>
      </w:pPr>
      <w:r>
        <w:t xml:space="preserve">For plant loops, both the inlet and outlet nodes need to be used for each loop connection.  The </w:t>
      </w:r>
      <w:r w:rsidRPr="00314BBF">
        <w:t>PlantComponent:UserDefined</w:t>
      </w:r>
      <w:r>
        <w:t xml:space="preserve"> object appears directly on the Branch object used to describe the plant.  The central plant routines require that each plant component be properly initialized and registered. Special actuators are provided for these initializations and they </w:t>
      </w:r>
      <w:r>
        <w:lastRenderedPageBreak/>
        <w:t>should be filled with values by the Erl programs that are called by the program calling manager assigned to that particular loop connection for model setup and sizing.  The following six actuators are created for each of “</w:t>
      </w:r>
      <w:r w:rsidRPr="0094011B">
        <w:rPr>
          <w:i/>
        </w:rPr>
        <w:t>N</w:t>
      </w:r>
      <w:r>
        <w:t>” plant loops and must be used to properly register the plant connection:</w:t>
      </w:r>
    </w:p>
    <w:p w:rsidR="00FA370A" w:rsidRDefault="00FA370A" w:rsidP="00FA370A">
      <w:pPr>
        <w:pStyle w:val="BodyText"/>
        <w:numPr>
          <w:ilvl w:val="0"/>
          <w:numId w:val="36"/>
        </w:numPr>
      </w:pPr>
      <w:r>
        <w:t xml:space="preserve">An actuator called “Plant Connection </w:t>
      </w:r>
      <w:r w:rsidRPr="00FD62B5">
        <w:rPr>
          <w:i/>
        </w:rPr>
        <w:t>N</w:t>
      </w:r>
      <w:r>
        <w:t>”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t xml:space="preserve">An actuator called “Plant Connection </w:t>
      </w:r>
      <w:r w:rsidRPr="00FD62B5">
        <w:rPr>
          <w:i/>
        </w:rPr>
        <w:t>N</w:t>
      </w:r>
      <w:r>
        <w:t xml:space="preserve">”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 xml:space="preserve">An actuator called “Plant Connection </w:t>
      </w:r>
      <w:r w:rsidRPr="00FD62B5">
        <w:rPr>
          <w:i/>
        </w:rPr>
        <w:t>N</w:t>
      </w:r>
      <w:r>
        <w:t>”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numPr>
          <w:ilvl w:val="0"/>
          <w:numId w:val="36"/>
        </w:numPr>
      </w:pPr>
      <w:r>
        <w:t xml:space="preserve">An actuator called “Plant Connection </w:t>
      </w:r>
      <w:r w:rsidRPr="00E67D48">
        <w:rPr>
          <w:i/>
        </w:rPr>
        <w:t>N</w:t>
      </w:r>
      <w:r>
        <w:t xml:space="preserve">” with the control type “Minimum Loading Capacity,” in [W], needs to be used if the device is to be used as a supply component with load-based operation schemes. </w:t>
      </w:r>
    </w:p>
    <w:p w:rsidR="00FA370A" w:rsidRDefault="00FA370A" w:rsidP="00FA370A">
      <w:pPr>
        <w:pStyle w:val="BodyText"/>
        <w:numPr>
          <w:ilvl w:val="0"/>
          <w:numId w:val="36"/>
        </w:numPr>
      </w:pPr>
      <w:r>
        <w:t xml:space="preserve">An actuator called “Plant connection </w:t>
      </w:r>
      <w:r w:rsidRPr="00E67D48">
        <w:rPr>
          <w:i/>
        </w:rPr>
        <w:t>N</w:t>
      </w:r>
      <w:r>
        <w:t>” with the control type “Maxi</w:t>
      </w:r>
      <w:r w:rsidR="00EA126B">
        <w:t>m</w:t>
      </w:r>
      <w:r>
        <w:t>um Loading Capacity,” in [W], needs to be used if the device is to be used as a supply component with load-based operation schemes.</w:t>
      </w:r>
    </w:p>
    <w:p w:rsidR="00FA370A" w:rsidRDefault="00FA370A" w:rsidP="00FA370A">
      <w:pPr>
        <w:pStyle w:val="BodyText"/>
        <w:numPr>
          <w:ilvl w:val="0"/>
          <w:numId w:val="36"/>
        </w:numPr>
      </w:pPr>
      <w:r>
        <w:t xml:space="preserve">An actuator called “Plant Connection </w:t>
      </w:r>
      <w:r w:rsidRPr="00E67D48">
        <w:rPr>
          <w:i/>
        </w:rPr>
        <w:t>N</w:t>
      </w:r>
      <w:r>
        <w:t>” with the control type “Optimal Loading Capacity,” in [W], needs to be used if the device is to be used as a supply component with load-based operation schemes.</w:t>
      </w:r>
    </w:p>
    <w:p w:rsidR="00FA370A" w:rsidRDefault="00FA370A" w:rsidP="00FA370A">
      <w:pPr>
        <w:pStyle w:val="BodyText"/>
      </w:pPr>
      <w:r>
        <w:t>For each plant loop connection that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 xml:space="preserve">called “Inlet Temperature for Plant Connection </w:t>
      </w:r>
      <w:r w:rsidRPr="00B226FB">
        <w:rPr>
          <w:i/>
        </w:rPr>
        <w:t>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 xml:space="preserve">Inlet Mass Flow Rate for Plant Connection </w:t>
      </w:r>
      <w:r w:rsidRPr="00514BE2">
        <w:rPr>
          <w:i/>
        </w:rPr>
        <w:t>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t xml:space="preserve">An internal variable called </w:t>
      </w:r>
      <w:r w:rsidRPr="00B226FB">
        <w:t xml:space="preserve">“Inlet Density for Plant Connection </w:t>
      </w:r>
      <w:r w:rsidRPr="00514BE2">
        <w:rPr>
          <w:i/>
        </w:rPr>
        <w:t>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 xml:space="preserve">called “Inlet Specific Heat for Plant Connection </w:t>
      </w:r>
      <w:r w:rsidRPr="00102495">
        <w:rPr>
          <w:i/>
        </w:rPr>
        <w:t>N</w:t>
      </w:r>
      <w:r w:rsidRPr="00102495">
        <w:t xml:space="preserve">”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numPr>
          <w:ilvl w:val="0"/>
          <w:numId w:val="37"/>
        </w:numPr>
      </w:pPr>
      <w:r>
        <w:t>An internal variable called “Load Request for Plant Connection N” provides the current value for the desired operating capacity, in [W].  This is the input for how the model is being asked to meet the loads on the supply side.  This is the result of the central routines for operation schemes and should be useful for controlling a plant model.  (This internal variable is not made available when this plant connection’s loading mode is set to DemandsLoad.)</w:t>
      </w:r>
    </w:p>
    <w:p w:rsidR="00FA370A" w:rsidRDefault="00FA370A" w:rsidP="00FA370A">
      <w:pPr>
        <w:pStyle w:val="BodyText"/>
      </w:pPr>
      <w:r>
        <w:t>For each plant loop connection that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t>
      </w:r>
      <w:r w:rsidRPr="00FD62B5">
        <w:rPr>
          <w:i/>
        </w:rPr>
        <w:t>N</w:t>
      </w:r>
      <w:r>
        <w:t xml:space="preserve">” with the control type “Outlet Temperature,” in [C], needs to be used.  This is the temperature of the fluid leaving the air terminal unit through that particular plant connection. </w:t>
      </w:r>
    </w:p>
    <w:p w:rsidR="00FA370A" w:rsidRPr="00102495" w:rsidRDefault="00FA370A" w:rsidP="00FA370A">
      <w:pPr>
        <w:pStyle w:val="BodyText"/>
        <w:numPr>
          <w:ilvl w:val="0"/>
          <w:numId w:val="38"/>
        </w:numPr>
      </w:pPr>
      <w:r>
        <w:t xml:space="preserve">An actuator called “Plant Connection </w:t>
      </w:r>
      <w:r w:rsidRPr="00F97CD1">
        <w:rPr>
          <w:i/>
        </w:rPr>
        <w:t>N</w:t>
      </w:r>
      <w:r>
        <w:t xml:space="preserve">” with the control type “Mass Flow Rate,” in kg/s, needs to be used. This actuator registers the component model’s request for plant fluid flow.  The actual mass flow rate through the component may be different </w:t>
      </w:r>
      <w:r>
        <w:lastRenderedPageBreak/>
        <w:t>than requested if the overall loop situation is such that not enough flow is available to meet all the various requests.  In general, this actuator is used to lodge a request for flow, but the more accurate flow rate will be the internal variable called “</w:t>
      </w:r>
      <w:r w:rsidRPr="00B226FB">
        <w:t xml:space="preserve">Inlet Mass Flow Rate for Plant Connection </w:t>
      </w:r>
      <w:r w:rsidRPr="00514BE2">
        <w:rPr>
          <w:i/>
        </w:rPr>
        <w:t>N</w:t>
      </w:r>
      <w:r>
        <w:rPr>
          <w:i/>
        </w:rPr>
        <w:t>.</w:t>
      </w:r>
      <w:r w:rsidRPr="00B226FB">
        <w:t>”</w:t>
      </w:r>
    </w:p>
    <w:p w:rsidR="00FA370A" w:rsidRDefault="00FA370A" w:rsidP="00FA370A">
      <w:pPr>
        <w:pStyle w:val="BodyText"/>
      </w:pPr>
      <w:r>
        <w:t xml:space="preserve">For each plant loop connection that is used, there is input required to specify the nature of the connection with respect to loads.  One of the following choices must be selected depending on the purpose of the component model. </w:t>
      </w:r>
    </w:p>
    <w:p w:rsidR="00FA370A" w:rsidRDefault="00FA370A" w:rsidP="00FA370A">
      <w:pPr>
        <w:pStyle w:val="BodyText"/>
        <w:numPr>
          <w:ilvl w:val="0"/>
          <w:numId w:val="40"/>
        </w:numPr>
      </w:pPr>
      <w:r>
        <w:t xml:space="preserve">DemandsLoad. This type of loading is used for plant connections that place a load on the loop.  Connections that use this loading scheme are not set up to meet loads and interact with the operation schemes.  For example, this loading mode is appropriate for the condenser side of a chiller. </w:t>
      </w:r>
    </w:p>
    <w:p w:rsidR="00FA370A" w:rsidRDefault="00FA370A" w:rsidP="00FA370A">
      <w:pPr>
        <w:pStyle w:val="BodyText"/>
        <w:numPr>
          <w:ilvl w:val="0"/>
          <w:numId w:val="40"/>
        </w:numPr>
      </w:pPr>
      <w:r>
        <w:t xml:space="preserve">MeetsLoadWithPassiveCapacity.  This type of loading is used for plant connections where the component has some capacity to meet loads but it is not really of the type that could be controlled.  For example, a ground heat exchanger is passive because while it can provide some level of heat rejection or source, the amount will vary with current conditions and cannot usually be explicitly controlled. </w:t>
      </w:r>
    </w:p>
    <w:p w:rsidR="00FA370A" w:rsidRDefault="00FA370A" w:rsidP="00FA370A">
      <w:pPr>
        <w:pStyle w:val="BodyText"/>
        <w:numPr>
          <w:ilvl w:val="0"/>
          <w:numId w:val="40"/>
        </w:numPr>
      </w:pPr>
      <w:r>
        <w:t xml:space="preserve">MeetsLoadWithNominalCapacity.  This type of loading is used for plant connections where the component has controllable capacity to meet loads and no outlet temperature restrictions.  </w:t>
      </w:r>
    </w:p>
    <w:p w:rsidR="00FA370A" w:rsidRDefault="00FA370A" w:rsidP="00FA370A">
      <w:pPr>
        <w:pStyle w:val="BodyText"/>
        <w:numPr>
          <w:ilvl w:val="0"/>
          <w:numId w:val="40"/>
        </w:numPr>
      </w:pPr>
      <w:r>
        <w:t xml:space="preserve">MeetsLoadWithNominalCapacityLowOutLimit.  This type of loading is used for plant connections where the component has controllable capacity to meet loads but with a lower limit on the fluid temperature at the outlet node.  For example, this can be used for a chiller evaporator connection when the chiller is prevented from producing chilled water below a certain temperature limit.  When this type of loading is selected, an actuator is created to allow setting the low temperature limit for use by the load dispatch routines.  The actuator is called “Plant Connection </w:t>
      </w:r>
      <w:r w:rsidRPr="00E67D48">
        <w:rPr>
          <w:i/>
        </w:rPr>
        <w:t>N</w:t>
      </w:r>
      <w:r>
        <w:t>” with the control type “Low Outlet Temperature Limit,” in [C], and needs to be used.</w:t>
      </w:r>
    </w:p>
    <w:p w:rsidR="00FA370A" w:rsidRDefault="00FA370A" w:rsidP="00FA370A">
      <w:pPr>
        <w:pStyle w:val="BodyText"/>
        <w:numPr>
          <w:ilvl w:val="0"/>
          <w:numId w:val="40"/>
        </w:numPr>
      </w:pPr>
      <w:r>
        <w:t xml:space="preserve">MeetsLoadWithNominalCapacityHiOutLimit.  This type of loading is used for plant connections where the component has controllable capacity to meet loads but with an upper limit on the fluid temperature at the outlet node.  For example, this can be used for a boiler connection when the boiler is prevented from producing hot water above a certain temperature limit.  When this type of loading is selected, an actuator is created to allow setting the high temperature limit for use by the load dispatch routines.  The actuator is called “Plant Connection </w:t>
      </w:r>
      <w:r w:rsidRPr="00E67D48">
        <w:rPr>
          <w:i/>
        </w:rPr>
        <w:t>N</w:t>
      </w:r>
      <w:r>
        <w:t xml:space="preserve">” with the control type “High Outlet Temperature Limit,” in [C], and needs to be used. </w:t>
      </w:r>
    </w:p>
    <w:p w:rsidR="00FA370A" w:rsidRDefault="00FA370A" w:rsidP="00FA370A">
      <w:pPr>
        <w:pStyle w:val="BodyText"/>
      </w:pPr>
      <w:r>
        <w:t>For each plant loop connection, there is input required for the nature of the flow requests made by the component with respect to determining the overall flow for the loop.  Mass flow request are also important for resolving the flow rates in parallel branches, but the mode here is related to the problem of determining the overall flow rate for the loop, not the flow down one particular branch.  The overall loop flow rate is a function of all the flow requests made by the different devices on the loop and different types of devices have different implications for the overall loop rate.  One of the following three choices must be made depending on the nature of the plant component.</w:t>
      </w:r>
    </w:p>
    <w:p w:rsidR="00FA370A" w:rsidRDefault="00FA370A" w:rsidP="00FA370A">
      <w:pPr>
        <w:pStyle w:val="BodyText"/>
        <w:numPr>
          <w:ilvl w:val="0"/>
          <w:numId w:val="41"/>
        </w:numPr>
      </w:pPr>
      <w:r>
        <w:t xml:space="preserve">NeedsFlowIfLoopOn.  Devices with this flow request mode will contribute to the overall loop flow rate but will not initiate flow themselves.  Other devices on the plant loop (of type NeedsFlowAndTurnsLoopOn ) need to make flow requests to get the loop flowing at all, but once it is flowing, this device can affect the overall loop flow rate.  For example, a chiller may have a lower limit on the allowable chilled water flow rate through its evaporator and if that lower limit is higher than the current request for chilled water by the cooling coils, then the overall loop flow will be that needed by the chiller rather than the coils.  </w:t>
      </w:r>
    </w:p>
    <w:p w:rsidR="00FA370A" w:rsidRDefault="00FA370A" w:rsidP="00FA370A">
      <w:pPr>
        <w:pStyle w:val="BodyText"/>
        <w:numPr>
          <w:ilvl w:val="0"/>
          <w:numId w:val="41"/>
        </w:numPr>
      </w:pPr>
      <w:r>
        <w:t xml:space="preserve">NeedsFlowAndTurnsLoopOn.  Devices with this flow request mode will contribute to the overall loop flow rate and initiate flow themselves.  This mode is used for demand </w:t>
      </w:r>
      <w:r>
        <w:lastRenderedPageBreak/>
        <w:t xml:space="preserve">component such as coils.  Devices with this mode will initiate loops to turn on and start moving fluid.  </w:t>
      </w:r>
    </w:p>
    <w:p w:rsidR="00FA370A" w:rsidRDefault="00FA370A" w:rsidP="00FA370A">
      <w:pPr>
        <w:pStyle w:val="BodyText"/>
        <w:numPr>
          <w:ilvl w:val="0"/>
          <w:numId w:val="41"/>
        </w:numPr>
      </w:pPr>
      <w:r>
        <w:t>ReceivesWhateverFlowAvailable.  Devices with this flow request mode will not contribute to the overall loop flow rate and do not initiate flow themselves.  These are essentially passive devices that take whatever flow is sent to them, such as a ground heat exchanger.</w:t>
      </w:r>
    </w:p>
    <w:p w:rsidR="00FA370A" w:rsidRDefault="00FA370A" w:rsidP="00FA370A">
      <w:pPr>
        <w:pStyle w:val="BodyText"/>
      </w:pPr>
      <w:r>
        <w:t xml:space="preserve">Separate program calling managers are available for each plant loop connection.  The user defined plant component is called to simulate by the central plant routines (whereas the other user defined components are called by the central HVAC routines).  The calls to simulate are made for each connection and you may want or need to perform different model calculations depending on which plant loop connection is being simulated at the time.  There is an Erl program calling manager for initialization, setup, and sizing that needs to be used </w:t>
      </w:r>
      <w:r w:rsidRPr="00E67D48">
        <w:rPr>
          <w:i/>
        </w:rPr>
        <w:t>for each plant connection</w:t>
      </w:r>
      <w:r>
        <w:t xml:space="preserve"> and is only called during the early plant loop initialization phase.  There is also an Erl program calling manager for the model calculations to perform for each plant connection. </w:t>
      </w:r>
    </w:p>
    <w:p w:rsidR="00FA370A" w:rsidRDefault="00FA370A" w:rsidP="00FA370A">
      <w:pPr>
        <w:pStyle w:val="Heading3"/>
      </w:pPr>
      <w:bookmarkStart w:id="168" w:name="_Toc367348291"/>
      <w:r>
        <w:t>Air Connection</w:t>
      </w:r>
      <w:bookmarkEnd w:id="168"/>
    </w:p>
    <w:p w:rsidR="00FA370A" w:rsidRDefault="00FA370A" w:rsidP="00FA370A">
      <w:pPr>
        <w:pStyle w:val="BodyText"/>
      </w:pPr>
      <w:r>
        <w:t>An air connection is available that includes both an inlet and an outlet node.  This can be used for air source or heat rejections. The following EMS internal variables are made available for the inlet node, if it is used, and should be useful inputs to your own custom models:</w:t>
      </w:r>
    </w:p>
    <w:p w:rsidR="00FA370A" w:rsidRDefault="00FA370A" w:rsidP="00FA370A">
      <w:pPr>
        <w:pStyle w:val="BodyText"/>
        <w:numPr>
          <w:ilvl w:val="0"/>
          <w:numId w:val="32"/>
        </w:numPr>
      </w:pPr>
      <w:r>
        <w:t>An internal variable called “</w:t>
      </w:r>
      <w:r w:rsidRPr="003523D1">
        <w:t>Inlet Temperature for Air Connection</w:t>
      </w:r>
      <w:r>
        <w:t>,” provides the current value for the drybulb air temperature at the component’s inlet node, in [C].</w:t>
      </w:r>
    </w:p>
    <w:p w:rsidR="00FA370A" w:rsidRDefault="00FA370A" w:rsidP="00FA370A">
      <w:pPr>
        <w:pStyle w:val="BodyText"/>
        <w:numPr>
          <w:ilvl w:val="0"/>
          <w:numId w:val="32"/>
        </w:numPr>
      </w:pPr>
      <w:r>
        <w:t>An internal variable called “</w:t>
      </w:r>
      <w:r w:rsidRPr="003523D1">
        <w:t xml:space="preserve">Inlet </w:t>
      </w:r>
      <w:r>
        <w:t>Mass Flow Rate</w:t>
      </w:r>
      <w:r w:rsidRPr="003523D1">
        <w:t xml:space="preserve"> for Air Connection</w:t>
      </w:r>
      <w:r>
        <w:t>,” provides the current value for the mass flow rate of air at the component’s inlet node, in [kg/s].</w:t>
      </w:r>
    </w:p>
    <w:p w:rsidR="00FA370A" w:rsidRDefault="00FA370A" w:rsidP="00FA370A">
      <w:pPr>
        <w:pStyle w:val="BodyText"/>
        <w:numPr>
          <w:ilvl w:val="0"/>
          <w:numId w:val="32"/>
        </w:numPr>
      </w:pPr>
      <w:r>
        <w:t xml:space="preserve">An internal variable called </w:t>
      </w:r>
      <w:r w:rsidRPr="00F26B1C">
        <w:t>“Inlet Humidity Ratio for Air Connection</w:t>
      </w:r>
      <w:r>
        <w:t>,</w:t>
      </w:r>
      <w:r w:rsidRPr="00F26B1C">
        <w:t xml:space="preserve">” </w:t>
      </w:r>
      <w:r>
        <w:t>provides the current value for the moist air humidity ratio at the component’s inlet node, in [</w:t>
      </w:r>
      <w:r w:rsidR="00EA126B">
        <w:t>kgWater/kgDryAir</w:t>
      </w:r>
      <w:r>
        <w:t>]</w:t>
      </w:r>
    </w:p>
    <w:p w:rsidR="00FA370A" w:rsidRDefault="00FA370A" w:rsidP="00FA370A">
      <w:pPr>
        <w:pStyle w:val="BodyText"/>
        <w:numPr>
          <w:ilvl w:val="0"/>
          <w:numId w:val="32"/>
        </w:numPr>
      </w:pPr>
      <w:r>
        <w:t>An internal variable called “Inlet Density for Air Connection,”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Air Connection,” provides the current value for the specific heat of moist air at the component’s main inlet node, in [J/kg-C].</w:t>
      </w:r>
    </w:p>
    <w:p w:rsidR="00FA370A" w:rsidRDefault="00FA370A" w:rsidP="00FA370A">
      <w:pPr>
        <w:pStyle w:val="BodyText"/>
      </w:pPr>
      <w:r>
        <w:t>The following EMS actuators are created for the outlet air node, if it is used, and must be used to pass results from the custom model to the rest of EnergyPlus:</w:t>
      </w:r>
    </w:p>
    <w:p w:rsidR="00FA370A" w:rsidRDefault="00FA370A" w:rsidP="00FA370A">
      <w:pPr>
        <w:pStyle w:val="BodyText"/>
        <w:numPr>
          <w:ilvl w:val="0"/>
          <w:numId w:val="33"/>
        </w:numPr>
      </w:pPr>
      <w:r>
        <w:t>An actuator called “Air Connection,” with the control type “Outlet Temperature,” in [C], needs to be used.  This will set the drybulb temperature of the air leaving the component.</w:t>
      </w:r>
    </w:p>
    <w:p w:rsidR="00FA370A" w:rsidRDefault="00FA370A" w:rsidP="00FA370A">
      <w:pPr>
        <w:pStyle w:val="BodyText"/>
        <w:numPr>
          <w:ilvl w:val="0"/>
          <w:numId w:val="33"/>
        </w:numPr>
      </w:pPr>
      <w:r>
        <w:t>An actuator called “Air Connection,” with the control type “Outlet Humidity Ratio,” in [</w:t>
      </w:r>
      <w:r w:rsidR="00EA126B">
        <w:t>kgWater/kgDryAir</w:t>
      </w:r>
      <w:r>
        <w:t>], needs to be used.  This will set the humidity ratio of the air leaving the component.</w:t>
      </w:r>
    </w:p>
    <w:p w:rsidR="00FA370A" w:rsidRDefault="00FA370A" w:rsidP="00FA370A">
      <w:pPr>
        <w:pStyle w:val="BodyText"/>
        <w:numPr>
          <w:ilvl w:val="0"/>
          <w:numId w:val="33"/>
        </w:numPr>
      </w:pPr>
      <w:r>
        <w:t>An actuator called “Air Connection,” with the control type “Outlet Mass Flow Rate,” in [kg/s], needs to be used.  This will set the flow rate of air leaving the component.</w:t>
      </w:r>
    </w:p>
    <w:p w:rsidR="00FA370A" w:rsidRDefault="00FA370A" w:rsidP="00FA370A">
      <w:pPr>
        <w:pStyle w:val="Heading3"/>
      </w:pPr>
      <w:bookmarkStart w:id="169" w:name="_Toc367348292"/>
      <w:r>
        <w:t>Water Use</w:t>
      </w:r>
      <w:bookmarkEnd w:id="169"/>
    </w:p>
    <w:p w:rsidR="00FA370A" w:rsidRDefault="00FA370A" w:rsidP="00FA370A">
      <w:pPr>
        <w:pStyle w:val="BodyText"/>
      </w:pPr>
      <w:r>
        <w:t>The user defined plant component can be connected to the water use models in EnergyPlus that allow modeling on-site storage.  If a supply inlet water storage tank is used, then an actuator called “Water System” with the control type “Supplied Volume Flow Rate,” in m</w:t>
      </w:r>
      <w:r w:rsidRPr="009400F0">
        <w:rPr>
          <w:vertAlign w:val="superscript"/>
        </w:rPr>
        <w:t>3</w:t>
      </w:r>
      <w:r>
        <w:t>/s, needs to be used.  This sets up the plant component as a demand component for that storage tank.  If a collection outlet water storage tank is used, then an actuator called “Water System” with the control type “Collected Volume Flow Rate,” in m</w:t>
      </w:r>
      <w:r w:rsidRPr="009400F0">
        <w:rPr>
          <w:vertAlign w:val="superscript"/>
        </w:rPr>
        <w:t>3</w:t>
      </w:r>
      <w:r>
        <w:t xml:space="preserve">/s, needs to be used. </w:t>
      </w:r>
    </w:p>
    <w:p w:rsidR="00FA370A" w:rsidRDefault="00FA370A" w:rsidP="00FA370A">
      <w:pPr>
        <w:pStyle w:val="Heading3"/>
      </w:pPr>
      <w:bookmarkStart w:id="170" w:name="_Toc367348293"/>
      <w:r>
        <w:lastRenderedPageBreak/>
        <w:t>Ambient Zone</w:t>
      </w:r>
      <w:bookmarkEnd w:id="170"/>
    </w:p>
    <w:p w:rsidR="00FA370A" w:rsidRDefault="00FA370A" w:rsidP="00FA370A">
      <w:pPr>
        <w:pStyle w:val="BodyText"/>
      </w:pPr>
      <w:r>
        <w:t>The user defined plant component can be connected to an ambient zone and provide internal gains to that zone.  This is for “skin losses” that the component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t>An actuator called “Component Zone Internal Gain” with the control type “Carbon Dioxide Gain Rate,” in [m</w:t>
      </w:r>
      <w:r w:rsidRPr="0045015C">
        <w:rPr>
          <w:vertAlign w:val="superscript"/>
        </w:rPr>
        <w:t>3</w:t>
      </w:r>
      <w:r>
        <w:t xml:space="preserve">/s], is available.  This can be used for carbon dioxide gains (or losses) to a zone. </w:t>
      </w:r>
    </w:p>
    <w:p w:rsidR="00FA370A" w:rsidRPr="009400F0" w:rsidRDefault="00FA370A" w:rsidP="00FA370A">
      <w:pPr>
        <w:pStyle w:val="BodyText"/>
        <w:numPr>
          <w:ilvl w:val="0"/>
          <w:numId w:val="39"/>
        </w:numPr>
      </w:pPr>
      <w:r>
        <w:t xml:space="preserve">An actuator called “Component Zone Internal Gain” with the control </w:t>
      </w:r>
      <w:r w:rsidRPr="0045015C">
        <w:t xml:space="preserve">type “Gaseous Contaminant Gain Rate,” </w:t>
      </w:r>
      <w:r>
        <w:t>in [m</w:t>
      </w:r>
      <w:r w:rsidRPr="0045015C">
        <w:rPr>
          <w:vertAlign w:val="superscript"/>
        </w:rPr>
        <w:t>3</w:t>
      </w:r>
      <w:r>
        <w:t xml:space="preserve">/s], is available.  This can be used for generic gaseous air pollutant gains (or losses) to a zone. </w:t>
      </w:r>
    </w:p>
    <w:p w:rsidR="00FA370A" w:rsidRPr="00577B28" w:rsidRDefault="00FA370A" w:rsidP="00FA370A">
      <w:pPr>
        <w:pStyle w:val="BodyText"/>
      </w:pPr>
    </w:p>
    <w:p w:rsidR="00301E09" w:rsidRDefault="00301E09" w:rsidP="00835D8F">
      <w:pPr>
        <w:pStyle w:val="Heading1"/>
      </w:pPr>
      <w:bookmarkStart w:id="171" w:name="_Toc367348294"/>
      <w:r>
        <w:lastRenderedPageBreak/>
        <w:t>EMS Examples</w:t>
      </w:r>
      <w:bookmarkEnd w:id="171"/>
    </w:p>
    <w:p w:rsidR="00301E09" w:rsidRDefault="00301E09" w:rsidP="002B6C08">
      <w:pPr>
        <w:pStyle w:val="BodyText"/>
        <w:spacing w:after="180"/>
      </w:pPr>
      <w:r>
        <w:t xml:space="preserve">This section provides examples that demonstrate how to use the EMS. Each example provides a problem statement, discusses how to approach a solution using EMS, and provides example EMS input objects. For each example a complete input data file is provided with the EnergyPlus release (you can find this in the ExampleFiles\ directory). </w:t>
      </w:r>
    </w:p>
    <w:p w:rsidR="00301E09" w:rsidRDefault="00301E09" w:rsidP="00835D8F">
      <w:pPr>
        <w:pStyle w:val="BodyText"/>
      </w:pPr>
      <w:r>
        <w:t xml:space="preserve">A range of example applications is presented here. Each is presented in isolation for simplicity, but a much more comprehensive approach to EMS programs is also possible. </w:t>
      </w:r>
    </w:p>
    <w:p w:rsidR="00301E09" w:rsidRDefault="00301E09" w:rsidP="00177EB7">
      <w:pPr>
        <w:pStyle w:val="Heading2"/>
      </w:pPr>
      <w:bookmarkStart w:id="172" w:name="_Toc367348295"/>
      <w:r>
        <w:t>Example 1. Whole-Building Average Zone Air Temperature</w:t>
      </w:r>
      <w:bookmarkEnd w:id="172"/>
    </w:p>
    <w:p w:rsidR="00301E09" w:rsidRDefault="00301E09" w:rsidP="00177EB7">
      <w:pPr>
        <w:pStyle w:val="Heading3"/>
      </w:pPr>
      <w:bookmarkStart w:id="173" w:name="_Toc367348296"/>
      <w:r>
        <w:t>Problem Statement</w:t>
      </w:r>
      <w:bookmarkEnd w:id="173"/>
    </w:p>
    <w:p w:rsidR="00301E09" w:rsidRDefault="00301E09" w:rsidP="00177EB7">
      <w:pPr>
        <w:pStyle w:val="BodyText"/>
      </w:pPr>
      <w:r>
        <w:t>Although EnergyPlus can report an enormous number of output variables, you may want a custom report variable such as one for the average temperature in the building. Only zone-by-zone indoor air temperatures are available. Because it is nearly always important to check that models are properly controlling zone air conditions, you may need to examine air temperature results from your models. Compared to scanning across the many zones in a large building,</w:t>
      </w:r>
      <w:r w:rsidRPr="00951735">
        <w:t xml:space="preserve"> </w:t>
      </w:r>
      <w:r>
        <w:t xml:space="preserve">you could save time when checking a model if you have a single value for a whole-building average temperature. Of course, you could calculate such a value after a run by postprocessing, but redoing this for every run is cumbersome and time consuming. Therefore, it would be more convenient to automatically calculate such a value inside the program and output it in the usual manner. </w:t>
      </w:r>
      <w:r w:rsidR="002A0678">
        <w:t>For example, if we take the Small Office Reference Building (</w:t>
      </w:r>
      <w:r w:rsidR="002A0678" w:rsidRPr="00B033F4">
        <w:t>RefBldgSmallOfficeNew2004_Chicago</w:t>
      </w:r>
      <w:r w:rsidR="002A0678" w:rsidRPr="00177EB7">
        <w:t>.idf</w:t>
      </w:r>
      <w:r w:rsidR="002A0678">
        <w:t xml:space="preserve">), </w:t>
      </w:r>
      <w:r>
        <w:t xml:space="preserve">is there a way to create a custom report variable that provides a weighted average for the indoor temperature of all the occupied zones in a model? </w:t>
      </w:r>
    </w:p>
    <w:p w:rsidR="00301E09" w:rsidRDefault="00301E09" w:rsidP="00177EB7">
      <w:pPr>
        <w:pStyle w:val="Heading3"/>
      </w:pPr>
      <w:bookmarkStart w:id="174" w:name="_Toc367348297"/>
      <w:r>
        <w:t>EMS Design Discussion</w:t>
      </w:r>
      <w:bookmarkEnd w:id="174"/>
    </w:p>
    <w:p w:rsidR="00301E09" w:rsidRDefault="00301E09" w:rsidP="002B6C08">
      <w:pPr>
        <w:pStyle w:val="BodyText"/>
        <w:spacing w:after="180"/>
      </w:pPr>
      <w:r>
        <w:t xml:space="preserve">This is a fairly simple example in that the EMS controls nothing. There are no actuators. </w:t>
      </w:r>
    </w:p>
    <w:p w:rsidR="00301E09" w:rsidRDefault="00301E09" w:rsidP="002B6C08">
      <w:pPr>
        <w:pStyle w:val="BodyText"/>
        <w:spacing w:after="180"/>
      </w:pPr>
      <w:r>
        <w:t xml:space="preserve">The example file has six zones, but one is an attic that we do not care about. Therefore, the main inputs, or EMS sensors, will be the zone air temperatures for the five occupied zones. We will use </w:t>
      </w:r>
      <w:r w:rsidRPr="00177EB7">
        <w:t>EnergyManagementSystem:Sensor</w:t>
      </w:r>
      <w:r>
        <w:t xml:space="preserve"> objects to obtain the values for the air temperatures by mapping to the output variable called “Zone Mean Air Temperature.”  </w:t>
      </w:r>
    </w:p>
    <w:p w:rsidR="00301E09" w:rsidRDefault="00301E09" w:rsidP="002B6C08">
      <w:pPr>
        <w:pStyle w:val="BodyText"/>
        <w:spacing w:after="120"/>
      </w:pPr>
      <w:r>
        <w:t>A model for average temperature can be constructed by using the zone air volumes as weights so larger zones have more influence than smaller zones on the resulting average. The model equation we will implement in EMS for our new report variable is</w:t>
      </w:r>
    </w:p>
    <w:p w:rsidR="00301E09" w:rsidRDefault="00301E09" w:rsidP="006C1090">
      <w:pPr>
        <w:pStyle w:val="Equation"/>
      </w:pPr>
      <w:r w:rsidRPr="0033507A">
        <w:object w:dxaOrig="2580" w:dyaOrig="760">
          <v:shape id="_x0000_i1027" type="#_x0000_t75" style="width:129pt;height:38.25pt" o:ole="">
            <v:imagedata r:id="rId26" o:title=""/>
          </v:shape>
          <o:OLEObject Type="Embed" ProgID="Equation.DSMT4" ShapeID="_x0000_i1027" DrawAspect="Content" ObjectID="_1441795349" r:id="rId27"/>
        </w:object>
      </w:r>
    </w:p>
    <w:p w:rsidR="00301E09" w:rsidRDefault="00301E09" w:rsidP="002B6C08">
      <w:pPr>
        <w:pStyle w:val="BodyText"/>
        <w:spacing w:after="180"/>
      </w:pPr>
      <w:r>
        <w:t>The example file specifies the zone volume in its zone objects so we have the data needed for the weighting factors from elsewhere in the IDF. However, a study could vary the geometry such that the volumes differ from one simulation to another. Zone Air Volume is available as internal data, so we will use EnergyManagementSystem:InternalVariable input objects to assign these weighting factors into global Erl variables. If we did not know beforehand that Zone Air Volume was an available internal variable, we would have had to prerun the model with some EMS-related objects and the appropriate level of reporting selected in an Output:EnergyManagementSystem object, and then studied the EDD output file. Note that the EDD file is only produced if you have EMS/Erl programs in your input file.</w:t>
      </w:r>
    </w:p>
    <w:p w:rsidR="00301E09" w:rsidRDefault="00301E09" w:rsidP="002B6C08">
      <w:pPr>
        <w:pStyle w:val="BodyText"/>
        <w:spacing w:after="180"/>
      </w:pPr>
      <w:r>
        <w:lastRenderedPageBreak/>
        <w:t xml:space="preserve">The custom output variable will be defined by using an </w:t>
      </w:r>
      <w:r w:rsidRPr="00CC71E0">
        <w:t>EnergyManagementSystem:OutputVariable</w:t>
      </w:r>
      <w:r>
        <w:t xml:space="preserve"> input object. This requires the Erl variable to be global, so we need to declare a variable. Let’s call it </w:t>
      </w:r>
      <w:r w:rsidRPr="00DB74B1">
        <w:t>AverageBuildingTemp</w:t>
      </w:r>
      <w:r>
        <w:t xml:space="preserve">, to be global using an </w:t>
      </w:r>
      <w:r w:rsidRPr="0033507A">
        <w:t>EnergyManagementSystem:GlobalVariable</w:t>
      </w:r>
      <w:r>
        <w:t xml:space="preserve"> object so we have a way to connect the result calculated in the Erl program to the custom output.</w:t>
      </w:r>
    </w:p>
    <w:p w:rsidR="00301E09" w:rsidRDefault="00301E09" w:rsidP="005E440F">
      <w:pPr>
        <w:pStyle w:val="BodyText"/>
        <w:spacing w:after="120"/>
      </w:pPr>
      <w:r>
        <w:t xml:space="preserve">There are two main considerations when selecting an EMS calling point:  </w:t>
      </w:r>
    </w:p>
    <w:p w:rsidR="00301E09" w:rsidRDefault="00301E09" w:rsidP="005E440F">
      <w:pPr>
        <w:pStyle w:val="BodyText"/>
        <w:numPr>
          <w:ilvl w:val="0"/>
          <w:numId w:val="27"/>
        </w:numPr>
        <w:spacing w:after="120"/>
      </w:pPr>
      <w:r>
        <w:t xml:space="preserve">The call should be toward the end of the zone timestep so the zone air temperature calculations are finalized. </w:t>
      </w:r>
    </w:p>
    <w:p w:rsidR="00301E09" w:rsidRDefault="00301E09" w:rsidP="005E440F">
      <w:pPr>
        <w:pStyle w:val="BodyText"/>
        <w:numPr>
          <w:ilvl w:val="0"/>
          <w:numId w:val="27"/>
        </w:numPr>
        <w:spacing w:after="180"/>
      </w:pPr>
      <w:r>
        <w:t xml:space="preserve">The call should be before reporting updates so our new value is available before the reporting is finalized. </w:t>
      </w:r>
    </w:p>
    <w:p w:rsidR="00301E09" w:rsidRPr="00C766BE" w:rsidRDefault="00301E09" w:rsidP="00177EB7">
      <w:pPr>
        <w:pStyle w:val="BodyText"/>
      </w:pPr>
      <w:r>
        <w:t>We therefore choose the EMS calling point with the key of “</w:t>
      </w:r>
      <w:r w:rsidRPr="00C766BE">
        <w:t>EndOfZoneTimestepBeforeReporting</w:t>
      </w:r>
      <w:r>
        <w:t xml:space="preserve">.” </w:t>
      </w:r>
    </w:p>
    <w:p w:rsidR="00301E09" w:rsidRDefault="00301E09" w:rsidP="00177EB7">
      <w:pPr>
        <w:pStyle w:val="Heading3"/>
      </w:pPr>
      <w:bookmarkStart w:id="175" w:name="_Toc367348298"/>
      <w:r>
        <w:t>EMS Input Objects</w:t>
      </w:r>
      <w:bookmarkEnd w:id="175"/>
      <w:r>
        <w:t xml:space="preserve"> </w:t>
      </w:r>
    </w:p>
    <w:p w:rsidR="00301E09" w:rsidRPr="00247FDF" w:rsidRDefault="00301E09" w:rsidP="00177EB7">
      <w:pPr>
        <w:pStyle w:val="BodyText"/>
        <w:rPr>
          <w:highlight w:val="yellow"/>
        </w:rPr>
      </w:pPr>
      <w:r>
        <w:t>A set of input objects to solve this problem appears</w:t>
      </w:r>
      <w:r w:rsidRPr="00DB74B1">
        <w:t xml:space="preserve"> below and </w:t>
      </w:r>
      <w:r>
        <w:t>is</w:t>
      </w:r>
      <w:r w:rsidRPr="00DB74B1">
        <w:t xml:space="preserve"> included in the example file called </w:t>
      </w:r>
      <w:r>
        <w:t>“EMSCustomOutputVariable.idf</w:t>
      </w:r>
      <w:r w:rsidRPr="00DB74B1">
        <w:t xml:space="preserve">.” </w:t>
      </w:r>
    </w:p>
    <w:p w:rsidR="00301E09" w:rsidRDefault="00301E09" w:rsidP="00177EB7">
      <w:pPr>
        <w:pStyle w:val="BodyText"/>
        <w:rPr>
          <w:highlight w:val="yellow"/>
        </w:rPr>
      </w:pPr>
    </w:p>
    <w:p w:rsidR="00301E09" w:rsidRDefault="00301E09" w:rsidP="006C1090">
      <w:pPr>
        <w:pStyle w:val="CodeIDDSamples"/>
      </w:pPr>
      <w:r>
        <w:t>EnergyManagementSystem:Sensor,</w:t>
      </w:r>
    </w:p>
    <w:p w:rsidR="00301E09" w:rsidRDefault="00301E09" w:rsidP="006C1090">
      <w:pPr>
        <w:pStyle w:val="CodeIDDSamples"/>
      </w:pPr>
      <w:r>
        <w:t xml:space="preserve">   T1, !Name</w:t>
      </w:r>
    </w:p>
    <w:p w:rsidR="00301E09" w:rsidRDefault="00301E09" w:rsidP="006C1090">
      <w:pPr>
        <w:pStyle w:val="CodeIDDSamples"/>
      </w:pPr>
      <w:r>
        <w:t xml:space="preserve">   Perimeter_ZN_1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T2, !Name</w:t>
      </w:r>
    </w:p>
    <w:p w:rsidR="00301E09" w:rsidRDefault="00301E09" w:rsidP="006C1090">
      <w:pPr>
        <w:pStyle w:val="CodeIDDSamples"/>
      </w:pPr>
      <w:r>
        <w:t xml:space="preserve">   Perimeter_ZN_2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T3, !Name</w:t>
      </w:r>
    </w:p>
    <w:p w:rsidR="00301E09" w:rsidRDefault="00301E09" w:rsidP="006C1090">
      <w:pPr>
        <w:pStyle w:val="CodeIDDSamples"/>
      </w:pPr>
      <w:r>
        <w:t xml:space="preserve">   Perimeter_ZN_3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T4, !Name</w:t>
      </w:r>
    </w:p>
    <w:p w:rsidR="00301E09" w:rsidRDefault="00301E09" w:rsidP="006C1090">
      <w:pPr>
        <w:pStyle w:val="CodeIDDSamples"/>
      </w:pPr>
      <w:r>
        <w:t xml:space="preserve">   Perimeter_ZN_4, ! Output:Variable or Output:Meter Index Key Name   </w:t>
      </w:r>
    </w:p>
    <w:p w:rsidR="00301E09" w:rsidRDefault="00301E09" w:rsidP="006C1090">
      <w:pPr>
        <w:pStyle w:val="CodeIDDSamples"/>
      </w:pPr>
      <w:r>
        <w:t xml:space="preserve">   Zone Mean Air Temperature ;! Output:Variable or Output:Meter Name</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t xml:space="preserve">   T5, !Name</w:t>
      </w:r>
    </w:p>
    <w:p w:rsidR="00301E09" w:rsidRDefault="00301E09" w:rsidP="006C1090">
      <w:pPr>
        <w:pStyle w:val="CodeIDDSamples"/>
      </w:pPr>
      <w:r>
        <w:t xml:space="preserve">   Core_ZN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Average Building Temperature , ! Name</w:t>
      </w:r>
    </w:p>
    <w:p w:rsidR="00301E09" w:rsidRDefault="00301E09" w:rsidP="006C1090">
      <w:pPr>
        <w:pStyle w:val="CodeIDDSamples"/>
      </w:pPr>
      <w:r>
        <w:t xml:space="preserve">   EndOfZoneTimestepBeforeZoneReporting , ! EnergyPlus Model Calling Point</w:t>
      </w:r>
    </w:p>
    <w:p w:rsidR="00301E09" w:rsidRDefault="00301E09" w:rsidP="006C1090">
      <w:pPr>
        <w:pStyle w:val="CodeIDDSamples"/>
      </w:pPr>
      <w:r>
        <w:t xml:space="preserve">   AverageZoneTemps ; ! Program Name 1</w:t>
      </w:r>
    </w:p>
    <w:p w:rsidR="00301E09" w:rsidRDefault="00301E09" w:rsidP="006C1090">
      <w:pPr>
        <w:pStyle w:val="CodeIDDSamples"/>
      </w:pPr>
      <w:r>
        <w:t xml:space="preserve"> </w:t>
      </w:r>
    </w:p>
    <w:p w:rsidR="00301E09" w:rsidRDefault="00301E09" w:rsidP="006C1090">
      <w:pPr>
        <w:pStyle w:val="CodeIDDSamples"/>
      </w:pPr>
      <w:r>
        <w:t xml:space="preserve"> EnergyManagementSystem:GlobalVariable, </w:t>
      </w:r>
    </w:p>
    <w:p w:rsidR="00301E09" w:rsidRDefault="00301E09" w:rsidP="006C1090">
      <w:pPr>
        <w:pStyle w:val="CodeIDDSamples"/>
      </w:pPr>
      <w:r>
        <w:t xml:space="preserve">   AverageBuildingTemp;</w:t>
      </w:r>
    </w:p>
    <w:p w:rsidR="00301E09" w:rsidRDefault="00301E09" w:rsidP="006C1090">
      <w:pPr>
        <w:pStyle w:val="CodeIDDSamples"/>
      </w:pPr>
      <w:r>
        <w:t xml:space="preserve"> </w:t>
      </w:r>
    </w:p>
    <w:p w:rsidR="00301E09" w:rsidRDefault="00301E09" w:rsidP="006C1090">
      <w:pPr>
        <w:pStyle w:val="CodeIDDSamples"/>
      </w:pPr>
      <w:r>
        <w:t xml:space="preserve"> EnergyManagementSystem:OutputVariable,</w:t>
      </w:r>
    </w:p>
    <w:p w:rsidR="00301E09" w:rsidRDefault="00301E09" w:rsidP="006C1090">
      <w:pPr>
        <w:pStyle w:val="CodeIDDSamples"/>
      </w:pPr>
      <w:r>
        <w:t xml:space="preserve">   Weighted Average Building Zone Air Temperature [C], ! Name</w:t>
      </w:r>
    </w:p>
    <w:p w:rsidR="00301E09" w:rsidRDefault="00301E09" w:rsidP="006C1090">
      <w:pPr>
        <w:pStyle w:val="CodeIDDSamples"/>
      </w:pPr>
      <w:r>
        <w:t xml:space="preserve">   AverageBuildingTemp,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p>
    <w:p w:rsidR="00301E09" w:rsidRDefault="00301E09" w:rsidP="006C1090">
      <w:pPr>
        <w:pStyle w:val="CodeIDDSamples"/>
      </w:pPr>
      <w:r>
        <w:t xml:space="preserve"> EnergyManagementSystem:InternalVariable,</w:t>
      </w:r>
    </w:p>
    <w:p w:rsidR="00301E09" w:rsidRDefault="00301E09" w:rsidP="006C1090">
      <w:pPr>
        <w:pStyle w:val="CodeIDDSamples"/>
      </w:pPr>
      <w:r>
        <w:lastRenderedPageBreak/>
        <w:t xml:space="preserve">   Zn1vol,</w:t>
      </w:r>
    </w:p>
    <w:p w:rsidR="00301E09" w:rsidRDefault="00301E09" w:rsidP="006C1090">
      <w:pPr>
        <w:pStyle w:val="CodeIDDSamples"/>
      </w:pPr>
      <w:r>
        <w:t xml:space="preserve">   Perimeter_ZN_1,</w:t>
      </w:r>
    </w:p>
    <w:p w:rsidR="00301E09" w:rsidRDefault="00301E09" w:rsidP="006C1090">
      <w:pPr>
        <w:pStyle w:val="CodeIDDSamples"/>
      </w:pPr>
      <w:r>
        <w:t xml:space="preserve">   Zone Air Volume;</w:t>
      </w:r>
    </w:p>
    <w:p w:rsidR="00301E09" w:rsidRDefault="00301E09" w:rsidP="006C1090">
      <w:pPr>
        <w:pStyle w:val="CodeIDDSamples"/>
      </w:pPr>
      <w:r>
        <w:t xml:space="preserve">   </w:t>
      </w: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Zn2vol,</w:t>
      </w:r>
    </w:p>
    <w:p w:rsidR="00301E09" w:rsidRDefault="00301E09" w:rsidP="006C1090">
      <w:pPr>
        <w:pStyle w:val="CodeIDDSamples"/>
      </w:pPr>
      <w:r>
        <w:t xml:space="preserve">   Perimeter_ZN_2,</w:t>
      </w:r>
    </w:p>
    <w:p w:rsidR="00301E09" w:rsidRDefault="00301E09" w:rsidP="006C1090">
      <w:pPr>
        <w:pStyle w:val="CodeIDDSamples"/>
      </w:pPr>
      <w:r>
        <w:t xml:space="preserve">   Zone Air Volume;   </w:t>
      </w:r>
    </w:p>
    <w:p w:rsidR="00301E09" w:rsidRDefault="00301E09" w:rsidP="006C1090">
      <w:pPr>
        <w:pStyle w:val="CodeIDDSamples"/>
      </w:pP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Zn3vol,</w:t>
      </w:r>
    </w:p>
    <w:p w:rsidR="00301E09" w:rsidRDefault="00301E09" w:rsidP="006C1090">
      <w:pPr>
        <w:pStyle w:val="CodeIDDSamples"/>
      </w:pPr>
      <w:r>
        <w:t xml:space="preserve">   Perimeter_ZN_3,</w:t>
      </w:r>
    </w:p>
    <w:p w:rsidR="00301E09" w:rsidRDefault="00301E09" w:rsidP="006C1090">
      <w:pPr>
        <w:pStyle w:val="CodeIDDSamples"/>
      </w:pPr>
      <w:r>
        <w:t xml:space="preserve">   Zone Air Volume;  </w:t>
      </w:r>
    </w:p>
    <w:p w:rsidR="00301E09" w:rsidRDefault="00301E09" w:rsidP="006C1090">
      <w:pPr>
        <w:pStyle w:val="CodeIDDSamples"/>
      </w:pP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Zn4vol,</w:t>
      </w:r>
    </w:p>
    <w:p w:rsidR="00301E09" w:rsidRDefault="00301E09" w:rsidP="006C1090">
      <w:pPr>
        <w:pStyle w:val="CodeIDDSamples"/>
      </w:pPr>
      <w:r>
        <w:t xml:space="preserve">   Perimeter_ZN_4,</w:t>
      </w:r>
    </w:p>
    <w:p w:rsidR="00301E09" w:rsidRDefault="00301E09" w:rsidP="006C1090">
      <w:pPr>
        <w:pStyle w:val="CodeIDDSamples"/>
      </w:pPr>
      <w:r>
        <w:t xml:space="preserve">   Zone Air Volume;  </w:t>
      </w:r>
    </w:p>
    <w:p w:rsidR="00301E09" w:rsidRDefault="00301E09" w:rsidP="006C1090">
      <w:pPr>
        <w:pStyle w:val="CodeIDDSamples"/>
      </w:pPr>
      <w:r>
        <w:t xml:space="preserve">        </w:t>
      </w: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Zn5vol,</w:t>
      </w:r>
    </w:p>
    <w:p w:rsidR="00301E09" w:rsidRDefault="00301E09" w:rsidP="006C1090">
      <w:pPr>
        <w:pStyle w:val="CodeIDDSamples"/>
      </w:pPr>
      <w:r>
        <w:t xml:space="preserve">   Core_ZN ,</w:t>
      </w:r>
    </w:p>
    <w:p w:rsidR="00301E09" w:rsidRDefault="00301E09" w:rsidP="006C1090">
      <w:pPr>
        <w:pStyle w:val="CodeIDDSamples"/>
      </w:pPr>
      <w:r>
        <w:t xml:space="preserve">   Zone Air Volume;  </w:t>
      </w:r>
    </w:p>
    <w:p w:rsidR="00301E09" w:rsidRDefault="00301E09" w:rsidP="006C1090">
      <w:pPr>
        <w:pStyle w:val="CodeIDDSamples"/>
      </w:pPr>
      <w:r>
        <w:t xml:space="preserve">                </w:t>
      </w:r>
    </w:p>
    <w:p w:rsidR="00301E09" w:rsidRDefault="00301E09" w:rsidP="006C1090">
      <w:pPr>
        <w:pStyle w:val="CodeIDDSamples"/>
      </w:pPr>
      <w:r>
        <w:t xml:space="preserve"> EnergyManagementSystem:Program,</w:t>
      </w:r>
    </w:p>
    <w:p w:rsidR="00301E09" w:rsidRDefault="00301E09" w:rsidP="006C1090">
      <w:pPr>
        <w:pStyle w:val="CodeIDDSamples"/>
      </w:pPr>
      <w:r>
        <w:t xml:space="preserve">   AverageZoneTemps , ! Name</w:t>
      </w:r>
    </w:p>
    <w:p w:rsidR="00301E09" w:rsidRDefault="00301E09" w:rsidP="006C1090">
      <w:pPr>
        <w:pStyle w:val="CodeIDDSamples"/>
      </w:pPr>
      <w:r>
        <w:t xml:space="preserve">   SET SumNumerator = T1*Zn1vol + T2*Zn2vol + T3*Zn3vol + T4*Zn4vol + T5*Zn5vol,</w:t>
      </w:r>
    </w:p>
    <w:p w:rsidR="00301E09" w:rsidRDefault="00301E09" w:rsidP="006C1090">
      <w:pPr>
        <w:pStyle w:val="CodeIDDSamples"/>
      </w:pPr>
      <w:r>
        <w:t xml:space="preserve">   SET SumDenominator = Zn1vol + Zn2vol + Zn3vol + Zn4vol + Zn5vol,</w:t>
      </w:r>
    </w:p>
    <w:p w:rsidR="00301E09" w:rsidRDefault="00301E09" w:rsidP="006C1090">
      <w:pPr>
        <w:pStyle w:val="CodeIDDSamples"/>
      </w:pPr>
      <w:r>
        <w:t xml:space="preserve">   SET AverageBuildingTemp = SumNumerator / SumDenominator;</w:t>
      </w:r>
    </w:p>
    <w:p w:rsidR="00301E09" w:rsidRDefault="00301E09" w:rsidP="006C1090">
      <w:pPr>
        <w:pStyle w:val="CodeIDDSamples"/>
      </w:pPr>
      <w:r>
        <w:t xml:space="preserve">    </w:t>
      </w:r>
    </w:p>
    <w:p w:rsidR="00301E09" w:rsidRDefault="00301E09" w:rsidP="006C1090">
      <w:pPr>
        <w:pStyle w:val="CodeIDDSamples"/>
      </w:pPr>
      <w:r>
        <w:t xml:space="preserve"> Output:EnergyManagementSystem, </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w:t>
      </w:r>
    </w:p>
    <w:p w:rsidR="00301E09" w:rsidRDefault="00301E09" w:rsidP="006C1090">
      <w:pPr>
        <w:pStyle w:val="CodeIDDSamples"/>
      </w:pPr>
      <w:r>
        <w:t xml:space="preserve"> Output:Variable,</w:t>
      </w:r>
    </w:p>
    <w:p w:rsidR="00301E09" w:rsidRDefault="00301E09" w:rsidP="006C1090">
      <w:pPr>
        <w:pStyle w:val="CodeIDDSamples"/>
      </w:pPr>
      <w:r>
        <w:t xml:space="preserve">   *,                       !- Key Value</w:t>
      </w:r>
    </w:p>
    <w:p w:rsidR="00301E09" w:rsidRDefault="00301E09" w:rsidP="006C1090">
      <w:pPr>
        <w:pStyle w:val="CodeIDDSamples"/>
      </w:pPr>
      <w:r>
        <w:t xml:space="preserve">   Weighted Average Building Zone Air Temperature,  !- Variable Name</w:t>
      </w:r>
    </w:p>
    <w:p w:rsidR="00301E09" w:rsidRDefault="00301E09" w:rsidP="006C1090">
      <w:pPr>
        <w:pStyle w:val="CodeIDDSamples"/>
        <w:rPr>
          <w:highlight w:val="yellow"/>
        </w:rPr>
      </w:pPr>
      <w:r>
        <w:t xml:space="preserve">   timestep;                  !- Reporting Frequency</w:t>
      </w:r>
    </w:p>
    <w:p w:rsidR="00301E09" w:rsidRDefault="00301E09" w:rsidP="00177EB7">
      <w:pPr>
        <w:pStyle w:val="BodyText"/>
        <w:rPr>
          <w:highlight w:val="yellow"/>
        </w:rPr>
      </w:pPr>
    </w:p>
    <w:p w:rsidR="00301E09" w:rsidRDefault="00301E09" w:rsidP="00F21205">
      <w:pPr>
        <w:pStyle w:val="Heading2"/>
      </w:pPr>
      <w:bookmarkStart w:id="176" w:name="_Toc367348299"/>
      <w:r>
        <w:t>Example 2. Traditional Setpoint and Availability Managers</w:t>
      </w:r>
      <w:bookmarkEnd w:id="176"/>
    </w:p>
    <w:p w:rsidR="00301E09" w:rsidRDefault="00301E09" w:rsidP="009741BE">
      <w:pPr>
        <w:pStyle w:val="Heading3"/>
      </w:pPr>
      <w:bookmarkStart w:id="177" w:name="_Toc367348300"/>
      <w:r>
        <w:t>Problem Statement</w:t>
      </w:r>
      <w:bookmarkEnd w:id="177"/>
    </w:p>
    <w:p w:rsidR="00301E09" w:rsidRDefault="00301E09" w:rsidP="009741BE">
      <w:pPr>
        <w:pStyle w:val="BodyText"/>
      </w:pPr>
      <w:r>
        <w:t xml:space="preserve">The traditional way of modeling supervisory control of HVAC systems in EnergyPlus is to use SetpointManagers and AvailabilityManagers. </w:t>
      </w:r>
      <w:r w:rsidR="002A0678">
        <w:t>To gain experience with EMS, we should ask, Is there a way to take a model such as the Large Office Reference Building (</w:t>
      </w:r>
      <w:r w:rsidR="002A0678" w:rsidRPr="00B033F4">
        <w:t>RefBldgLargeOfficeNew2004_Chicago</w:t>
      </w:r>
      <w:r w:rsidR="002A0678">
        <w:t>.idf) and replicate the traditional HVAC managers by using only the EMS?</w:t>
      </w:r>
    </w:p>
    <w:p w:rsidR="00301E09" w:rsidRDefault="00301E09" w:rsidP="001534C5">
      <w:pPr>
        <w:pStyle w:val="Heading3"/>
      </w:pPr>
      <w:bookmarkStart w:id="178" w:name="_Toc367348301"/>
      <w:r>
        <w:t>EMS Design Discussion</w:t>
      </w:r>
      <w:bookmarkEnd w:id="178"/>
    </w:p>
    <w:p w:rsidR="00301E09" w:rsidRDefault="00301E09" w:rsidP="002B6C08">
      <w:pPr>
        <w:pStyle w:val="BodyText"/>
        <w:spacing w:after="180"/>
      </w:pPr>
      <w:r>
        <w:t xml:space="preserve">A review of the example file shows that three types of traditional HVAC managers are being used:  scheduled setpoints, mixed air setpoints, and night cycle availability. We will discuss these separately. </w:t>
      </w:r>
    </w:p>
    <w:p w:rsidR="00301E09" w:rsidRDefault="00301E09" w:rsidP="002B6C08">
      <w:pPr>
        <w:pStyle w:val="BodyText"/>
        <w:spacing w:after="180"/>
      </w:pPr>
      <w:r>
        <w:t xml:space="preserve">The input object SetpointManager:Scheduled functions by placing a setpoint value on a specified node based on the value in a schedule. Therefore, our EMS program will do the same. First we will need to access the schedule. In this example, a schedule called </w:t>
      </w:r>
      <w:r w:rsidRPr="00B76F71">
        <w:lastRenderedPageBreak/>
        <w:t>Seasonal-Reset-Supply-Air-Temp-Sch</w:t>
      </w:r>
      <w:r>
        <w:t xml:space="preserve"> contains the temperature values desired for the air system’s supply deck. We use an EnergyManagementSystem:Sensor object based on the output variable called “Schedule Value” to fill schedule values into an Erl variable called Seasonal_Reset_SAT_Sched. Once we have the sensor and actuator setup, putting the setpoint on the node involves a single line of Erl code, “SET VAV_1_SAT_setpoint = Seasonal_Reset_SAT_Sched.” </w:t>
      </w:r>
    </w:p>
    <w:p w:rsidR="00301E09" w:rsidRDefault="00301E09" w:rsidP="002B6C08">
      <w:pPr>
        <w:pStyle w:val="BodyText"/>
        <w:spacing w:after="180"/>
        <w:rPr>
          <w:rStyle w:val="HTMLCite"/>
          <w:i w:val="0"/>
        </w:rPr>
      </w:pPr>
      <w:r>
        <w:t>The input object SetpointManager:Mixed air functions by placing a setpoint value on a specified node based on the value of the setpoint at another node and the temperature rise across the fan. The temperature rise is found by taking the temperature at the fan outlet node and subtracting the temperature at the fan inlet node. The EMS needs two additional sensors to obtain these temperatures, which are set up by using a pair EnergyManagementSystem:Sensor objects. The example file has three mixed air setpoint managers that place setpoints on the outlet of the outdoor air mixer, the outlet of the cooling coil, and the outlet of the heating coil. Therefore, we need three actuators to place setpoints at these three nodes, which are set up using three EnergyManagementSystem:Actuator objects. Each mixed air setpoint calculation is a simple single-line of program code such as “</w:t>
      </w:r>
      <w:r w:rsidRPr="00F36124">
        <w:rPr>
          <w:rStyle w:val="HTMLCite"/>
          <w:i w:val="0"/>
        </w:rPr>
        <w:t>SET VAV_1_CoolC_Setpoint = Seasonal_Reset_SAT_Sched - (T_VAV1FanOut - T_VAV1FanIn)</w:t>
      </w:r>
      <w:r>
        <w:rPr>
          <w:rStyle w:val="HTMLCite"/>
          <w:i w:val="0"/>
        </w:rPr>
        <w:t xml:space="preserve">.”  </w:t>
      </w:r>
    </w:p>
    <w:p w:rsidR="00301E09" w:rsidRDefault="00301E09" w:rsidP="002B6C08">
      <w:pPr>
        <w:pStyle w:val="BodyText"/>
        <w:spacing w:after="120"/>
      </w:pPr>
      <w:r>
        <w:t xml:space="preserve">The input object AvailabilityManager:NightCycle functions by monitoring zone temperature and starting up the air system (if needed) to keep the building within the thermostat range. The sensors here are the zone air temperatures, which are set up by using EnergyManagementSystem:Sensor objects in the same way as for Example 1. We will need one zone temperature sensor for each zone that is served by the air system so we can emulate the “CycleOnAny” model being used. The other sensors we need are the desired zone temperatures used by the thermostat. We access these temperatures directly from the schedules (HTGSETP_SCH and CLGSETP_SCH in the example) by using EnergyManagementSystem:Sensor objects. To control the air system’s operation status, we use an EnergyManagementSystem:Actuator object that is assigned to an “AirLoopHVAC” component type using the control variable called “Availability Status.”  EnergyPlus recognizes four availability states that control the behavior of the air system. Inside EnergyPlus these are integers, but EMS has only real-valued variables, so we will use the following whole numbers: </w:t>
      </w:r>
    </w:p>
    <w:p w:rsidR="00301E09" w:rsidRDefault="00301E09" w:rsidP="00EC6619">
      <w:pPr>
        <w:pStyle w:val="ListBullet2"/>
      </w:pPr>
      <w:r>
        <w:t>NoAction = 0.0</w:t>
      </w:r>
    </w:p>
    <w:p w:rsidR="00301E09" w:rsidRDefault="00301E09" w:rsidP="00EC6619">
      <w:pPr>
        <w:pStyle w:val="ListBullet2"/>
      </w:pPr>
      <w:r>
        <w:t>ForceOff = 1.0</w:t>
      </w:r>
    </w:p>
    <w:p w:rsidR="00301E09" w:rsidRDefault="00301E09" w:rsidP="00EC6619">
      <w:pPr>
        <w:pStyle w:val="ListBullet2"/>
      </w:pPr>
      <w:r>
        <w:t>CycleOn = 2.0</w:t>
      </w:r>
    </w:p>
    <w:p w:rsidR="00301E09" w:rsidRDefault="00301E09" w:rsidP="00EC6619">
      <w:pPr>
        <w:pStyle w:val="ListBullet2"/>
      </w:pPr>
      <w:r>
        <w:t xml:space="preserve">CycleOnZoneFansOnly = 3.0. </w:t>
      </w:r>
    </w:p>
    <w:p w:rsidR="00301E09" w:rsidRPr="001534C5" w:rsidRDefault="00301E09" w:rsidP="001534C5">
      <w:pPr>
        <w:pStyle w:val="BodyText"/>
      </w:pPr>
      <w:r>
        <w:t>The traditional AvailabilityManager:NightCycle object operates by turning on the system for a prescribed amount of time (1800 seconds in the example file), and then turning it off for the same amount of time. You should be able to model this starting and stopping in EMS by using Trend variables to record the history of the actions. However, this cycling is not necessarily how real buildings are operated, and for this example we do not try to precisely emulate the traditional EnergyPlus night cycle manager. Rather, we use a simpler temperature-based control to start and stop the air system for the night cycle. The algorithm first assumes an offset tolerance of 0.83</w:t>
      </w:r>
      <w:r>
        <w:rPr>
          <w:rFonts w:cs="Arial"/>
        </w:rPr>
        <w:t>°</w:t>
      </w:r>
      <w:r>
        <w:t xml:space="preserve">C and calculates limits for when heating should turn on and off and when cooling should turn on and off. It then finds the maximum and minimum zone temperatures for all the zones attached to the air system. These use the @Max and @Min built-in functions, which take on two operators at a time. Then a series of logic statements is used to compare temperatures and decide what the availability status of the air system should be. </w:t>
      </w:r>
    </w:p>
    <w:p w:rsidR="00301E09" w:rsidRDefault="00301E09" w:rsidP="001534C5">
      <w:pPr>
        <w:pStyle w:val="Heading3"/>
      </w:pPr>
      <w:bookmarkStart w:id="179" w:name="_Toc367348302"/>
      <w:r>
        <w:lastRenderedPageBreak/>
        <w:t>EMS Input Objects</w:t>
      </w:r>
      <w:bookmarkEnd w:id="179"/>
      <w:r>
        <w:t xml:space="preserve"> </w:t>
      </w:r>
    </w:p>
    <w:p w:rsidR="00301E09" w:rsidRPr="00871151" w:rsidRDefault="00301E09" w:rsidP="002B6C08">
      <w:pPr>
        <w:pStyle w:val="BodyText"/>
        <w:spacing w:after="180"/>
      </w:pPr>
      <w:r>
        <w:t xml:space="preserve">EMS examples are provided for the three types of traditional HVAC managers. The full set to run with no traditional managers is provided in the example file “EMSReplaceTraditionalManagers_LargeOffice.idf.”  </w:t>
      </w:r>
    </w:p>
    <w:p w:rsidR="00301E09" w:rsidRDefault="00301E09" w:rsidP="009741BE">
      <w:pPr>
        <w:pStyle w:val="BodyText"/>
      </w:pPr>
      <w:r>
        <w:t xml:space="preserve">Example input objects that replicate a scheduled setpoint manager using EMS follow. </w:t>
      </w:r>
    </w:p>
    <w:p w:rsidR="00301E09" w:rsidRPr="002A0678" w:rsidRDefault="00301E09" w:rsidP="002A0678">
      <w:pPr>
        <w:pStyle w:val="CodeIDDSamples"/>
      </w:pPr>
      <w:r w:rsidRPr="002A0678">
        <w:t>EnergyManagementSystem:Sensor,</w:t>
      </w:r>
    </w:p>
    <w:p w:rsidR="00301E09" w:rsidRPr="002A0678" w:rsidRDefault="00301E09" w:rsidP="002A0678">
      <w:pPr>
        <w:pStyle w:val="CodeIDDSamples"/>
      </w:pPr>
      <w:r w:rsidRPr="002A0678">
        <w:t xml:space="preserve">   Seasonal_Reset_SAT_Sched, !Name</w:t>
      </w:r>
    </w:p>
    <w:p w:rsidR="00301E09" w:rsidRPr="002A0678" w:rsidRDefault="00301E09" w:rsidP="002A0678">
      <w:pPr>
        <w:pStyle w:val="CodeIDDSamples"/>
      </w:pPr>
      <w:r w:rsidRPr="002A0678">
        <w:t xml:space="preserve">   Seasonal-Reset-Supply-Air-Temp-Sch , ! Output:Variable Index Key Name    </w:t>
      </w:r>
    </w:p>
    <w:p w:rsidR="00301E09" w:rsidRPr="002A0678" w:rsidRDefault="00301E09" w:rsidP="002A0678">
      <w:pPr>
        <w:pStyle w:val="CodeIDDSamples"/>
      </w:pPr>
      <w:r w:rsidRPr="002A0678">
        <w:t xml:space="preserve">   Schedule Value;   ! Output:Variable or Output:Meter Name</w:t>
      </w:r>
    </w:p>
    <w:p w:rsidR="00301E09" w:rsidRPr="002A0678" w:rsidRDefault="00301E09" w:rsidP="002A0678">
      <w:pPr>
        <w:pStyle w:val="CodeIDDSamples"/>
      </w:pPr>
    </w:p>
    <w:p w:rsidR="00301E09" w:rsidRPr="002A0678" w:rsidRDefault="00301E09" w:rsidP="002A0678">
      <w:pPr>
        <w:pStyle w:val="CodeIDDSamples"/>
      </w:pPr>
      <w:r w:rsidRPr="002A0678">
        <w:t>EnergyManagementSystem:Actuator,</w:t>
      </w:r>
    </w:p>
    <w:p w:rsidR="00301E09" w:rsidRPr="002A0678" w:rsidRDefault="00301E09" w:rsidP="002A0678">
      <w:pPr>
        <w:pStyle w:val="CodeIDDSamples"/>
      </w:pPr>
      <w:r w:rsidRPr="002A0678">
        <w:t xml:space="preserve">   VAV_1_SAT_setpoint,                ! Name</w:t>
      </w:r>
    </w:p>
    <w:p w:rsidR="00301E09" w:rsidRPr="002A0678" w:rsidRDefault="00301E09" w:rsidP="002A0678">
      <w:pPr>
        <w:pStyle w:val="CodeIDDSamples"/>
      </w:pPr>
      <w:r w:rsidRPr="002A0678">
        <w:t xml:space="preserve">   VAV_1 Supply Equipment Outlet Node,      ! Component Name   </w:t>
      </w:r>
    </w:p>
    <w:p w:rsidR="00301E09" w:rsidRPr="002A0678" w:rsidRDefault="00301E09" w:rsidP="002A0678">
      <w:pPr>
        <w:pStyle w:val="CodeIDDSamples"/>
      </w:pPr>
      <w:r w:rsidRPr="002A0678">
        <w:t xml:space="preserve">   System Node Setpoint,              ! Component Type</w:t>
      </w:r>
    </w:p>
    <w:p w:rsidR="00301E09" w:rsidRPr="002A0678" w:rsidRDefault="00301E09" w:rsidP="002A0678">
      <w:pPr>
        <w:pStyle w:val="CodeIDDSamples"/>
      </w:pPr>
      <w:r w:rsidRPr="002A0678">
        <w:t xml:space="preserve">   Temperature Setpoint;              ! Control Variable</w:t>
      </w:r>
    </w:p>
    <w:p w:rsidR="00301E09" w:rsidRPr="002A0678" w:rsidRDefault="00301E09" w:rsidP="002A0678">
      <w:pPr>
        <w:pStyle w:val="CodeIDDSamples"/>
      </w:pPr>
    </w:p>
    <w:p w:rsidR="00301E09" w:rsidRPr="002A0678" w:rsidRDefault="00301E09" w:rsidP="002A0678">
      <w:pPr>
        <w:pStyle w:val="CodeIDDSamples"/>
      </w:pPr>
      <w:r w:rsidRPr="002A0678">
        <w:t>EnergyManagementSystem:Program,</w:t>
      </w:r>
    </w:p>
    <w:p w:rsidR="00301E09" w:rsidRPr="002A0678" w:rsidRDefault="00301E09" w:rsidP="002A0678">
      <w:pPr>
        <w:pStyle w:val="CodeIDDSamples"/>
      </w:pPr>
      <w:r w:rsidRPr="002A0678">
        <w:t xml:space="preserve">   VAV_1_SchedSetpoint , ! Name</w:t>
      </w:r>
    </w:p>
    <w:p w:rsidR="00301E09" w:rsidRPr="002A0678" w:rsidRDefault="00301E09" w:rsidP="002A0678">
      <w:pPr>
        <w:pStyle w:val="CodeIDDSamples"/>
      </w:pPr>
      <w:r w:rsidRPr="002A0678">
        <w:t xml:space="preserve">   SET VAV_1_SAT_setpoint = Seasonal_Reset_SAT_Sched;</w:t>
      </w:r>
    </w:p>
    <w:p w:rsidR="00301E09" w:rsidRDefault="00301E09" w:rsidP="009741BE">
      <w:pPr>
        <w:pStyle w:val="BodyText"/>
      </w:pPr>
    </w:p>
    <w:p w:rsidR="00301E09" w:rsidRDefault="00301E09" w:rsidP="009741BE">
      <w:pPr>
        <w:pStyle w:val="BodyText"/>
      </w:pPr>
      <w:r>
        <w:t xml:space="preserve">Example input objects that replicate a mixed air setpoint manager using EMS follow. </w:t>
      </w:r>
    </w:p>
    <w:p w:rsidR="00301E09" w:rsidRPr="002A0678" w:rsidRDefault="00301E09" w:rsidP="002A0678">
      <w:pPr>
        <w:pStyle w:val="CodeIDDSamples"/>
      </w:pPr>
      <w:r w:rsidRPr="002A0678">
        <w:t>EnergyManagementSystem:Sensor,</w:t>
      </w:r>
    </w:p>
    <w:p w:rsidR="00301E09" w:rsidRPr="002A0678" w:rsidRDefault="00301E09" w:rsidP="002A0678">
      <w:pPr>
        <w:pStyle w:val="CodeIDDSamples"/>
      </w:pPr>
      <w:r w:rsidRPr="002A0678">
        <w:t xml:space="preserve">   T_VAV1FanIn, !Name</w:t>
      </w:r>
    </w:p>
    <w:p w:rsidR="00301E09" w:rsidRPr="002A0678" w:rsidRDefault="00301E09" w:rsidP="002A0678">
      <w:pPr>
        <w:pStyle w:val="CodeIDDSamples"/>
      </w:pPr>
      <w:r w:rsidRPr="002A0678">
        <w:t xml:space="preserve">   VAV_1_HeatC-VAV_1_FanNode , ! Output:Variable Key Name     </w:t>
      </w:r>
    </w:p>
    <w:p w:rsidR="00301E09" w:rsidRPr="002A0678" w:rsidRDefault="00301E09" w:rsidP="002A0678">
      <w:pPr>
        <w:pStyle w:val="CodeIDDSamples"/>
      </w:pPr>
      <w:r w:rsidRPr="002A0678">
        <w:t xml:space="preserve">   System Node Temp</w:t>
      </w:r>
      <w:r w:rsidR="002A0678" w:rsidRPr="002A0678">
        <w:t>erature</w:t>
      </w:r>
      <w:r w:rsidRPr="002A0678">
        <w:t>; ! Output:Variable or Output:Meter Name</w:t>
      </w:r>
    </w:p>
    <w:p w:rsidR="00301E09" w:rsidRPr="002A0678" w:rsidRDefault="00301E09" w:rsidP="002A0678">
      <w:pPr>
        <w:pStyle w:val="CodeIDDSamples"/>
      </w:pPr>
    </w:p>
    <w:p w:rsidR="00301E09" w:rsidRPr="002A0678" w:rsidRDefault="00301E09" w:rsidP="002A0678">
      <w:pPr>
        <w:pStyle w:val="CodeIDDSamples"/>
      </w:pPr>
      <w:r w:rsidRPr="002A0678">
        <w:t>EnergyManagementSystem:Sensor,</w:t>
      </w:r>
    </w:p>
    <w:p w:rsidR="00301E09" w:rsidRPr="002A0678" w:rsidRDefault="00301E09" w:rsidP="002A0678">
      <w:pPr>
        <w:pStyle w:val="CodeIDDSamples"/>
      </w:pPr>
      <w:r w:rsidRPr="002A0678">
        <w:t xml:space="preserve">   T_VAV1FanOut, !Name</w:t>
      </w:r>
    </w:p>
    <w:p w:rsidR="00301E09" w:rsidRPr="002A0678" w:rsidRDefault="00301E09" w:rsidP="002A0678">
      <w:pPr>
        <w:pStyle w:val="CodeIDDSamples"/>
      </w:pPr>
      <w:r w:rsidRPr="002A0678">
        <w:t xml:space="preserve">   VAV_1 Supply Equipment Outlet Node, ! Output:Variable Index Key Name     </w:t>
      </w:r>
    </w:p>
    <w:p w:rsidR="00301E09" w:rsidRPr="002A0678" w:rsidRDefault="00301E09" w:rsidP="002A0678">
      <w:pPr>
        <w:pStyle w:val="CodeIDDSamples"/>
      </w:pPr>
      <w:r w:rsidRPr="002A0678">
        <w:t xml:space="preserve">   System Node Temp</w:t>
      </w:r>
      <w:r w:rsidR="002A0678" w:rsidRPr="002A0678">
        <w:t>erature</w:t>
      </w:r>
      <w:r w:rsidRPr="002A0678">
        <w:t xml:space="preserve"> ; ! Output:Variable or Output:Meter Name</w:t>
      </w:r>
    </w:p>
    <w:p w:rsidR="00301E09" w:rsidRPr="002A0678" w:rsidRDefault="00301E09" w:rsidP="002A0678">
      <w:pPr>
        <w:pStyle w:val="CodeIDDSamples"/>
      </w:pPr>
    </w:p>
    <w:p w:rsidR="00301E09" w:rsidRPr="002A0678" w:rsidRDefault="00301E09" w:rsidP="002A0678">
      <w:pPr>
        <w:pStyle w:val="CodeIDDSamples"/>
      </w:pPr>
      <w:r w:rsidRPr="002A0678">
        <w:t>EnergyManagementSystem:Actuator,</w:t>
      </w:r>
    </w:p>
    <w:p w:rsidR="00301E09" w:rsidRPr="002A0678" w:rsidRDefault="00301E09" w:rsidP="002A0678">
      <w:pPr>
        <w:pStyle w:val="CodeIDDSamples"/>
      </w:pPr>
      <w:r w:rsidRPr="002A0678">
        <w:t xml:space="preserve">   VAV_1_CoolC_Setpoint,            ! Name</w:t>
      </w:r>
    </w:p>
    <w:p w:rsidR="00301E09" w:rsidRPr="002A0678" w:rsidRDefault="00301E09" w:rsidP="002A0678">
      <w:pPr>
        <w:pStyle w:val="CodeIDDSamples"/>
      </w:pPr>
      <w:r w:rsidRPr="002A0678">
        <w:t xml:space="preserve">   VAV_1_CoolC-VAV_1_HeatCNode ,    ! Component Name   </w:t>
      </w:r>
    </w:p>
    <w:p w:rsidR="00301E09" w:rsidRPr="002A0678" w:rsidRDefault="00301E09" w:rsidP="002A0678">
      <w:pPr>
        <w:pStyle w:val="CodeIDDSamples"/>
      </w:pPr>
      <w:r w:rsidRPr="002A0678">
        <w:t xml:space="preserve">   System Node Setpoint,            ! Component Type</w:t>
      </w:r>
    </w:p>
    <w:p w:rsidR="00301E09" w:rsidRPr="002A0678" w:rsidRDefault="00301E09" w:rsidP="002A0678">
      <w:pPr>
        <w:pStyle w:val="CodeIDDSamples"/>
        <w:rPr>
          <w:rStyle w:val="HTMLCite"/>
          <w:i w:val="0"/>
        </w:rPr>
      </w:pPr>
      <w:r w:rsidRPr="002A0678">
        <w:t xml:space="preserve">   Temperature Setpoint;            ! Control Variable</w:t>
      </w:r>
    </w:p>
    <w:p w:rsidR="00301E09" w:rsidRPr="002A0678" w:rsidRDefault="00301E09" w:rsidP="002A0678">
      <w:pPr>
        <w:pStyle w:val="CodeIDDSamples"/>
      </w:pPr>
    </w:p>
    <w:p w:rsidR="00301E09" w:rsidRPr="002A0678" w:rsidRDefault="00301E09" w:rsidP="002A0678">
      <w:pPr>
        <w:pStyle w:val="CodeIDDSamples"/>
        <w:rPr>
          <w:rStyle w:val="HTMLCite"/>
          <w:i w:val="0"/>
        </w:rPr>
      </w:pPr>
      <w:r w:rsidRPr="002A0678">
        <w:rPr>
          <w:rStyle w:val="HTMLCite"/>
          <w:i w:val="0"/>
        </w:rPr>
        <w:t>EnergyManagementSystem:Actuator,</w:t>
      </w:r>
    </w:p>
    <w:p w:rsidR="00301E09" w:rsidRPr="002A0678" w:rsidRDefault="00301E09" w:rsidP="002A0678">
      <w:pPr>
        <w:pStyle w:val="CodeIDDSamples"/>
        <w:rPr>
          <w:rStyle w:val="HTMLCite"/>
          <w:i w:val="0"/>
        </w:rPr>
      </w:pPr>
      <w:r w:rsidRPr="002A0678">
        <w:rPr>
          <w:rStyle w:val="HTMLCite"/>
          <w:i w:val="0"/>
        </w:rPr>
        <w:t xml:space="preserve">   VAV_1_HeatC_Setpoint,                            ! Name</w:t>
      </w:r>
    </w:p>
    <w:p w:rsidR="00301E09" w:rsidRPr="002A0678" w:rsidRDefault="00301E09" w:rsidP="002A0678">
      <w:pPr>
        <w:pStyle w:val="CodeIDDSamples"/>
        <w:rPr>
          <w:rStyle w:val="HTMLCite"/>
          <w:i w:val="0"/>
        </w:rPr>
      </w:pPr>
      <w:r w:rsidRPr="002A0678">
        <w:rPr>
          <w:rStyle w:val="HTMLCite"/>
          <w:i w:val="0"/>
        </w:rPr>
        <w:t xml:space="preserve">   VAV_1_HeatC-VAV_1_FanNode ,                  ! Component Name   </w:t>
      </w:r>
    </w:p>
    <w:p w:rsidR="00301E09" w:rsidRPr="002A0678" w:rsidRDefault="00301E09" w:rsidP="002A0678">
      <w:pPr>
        <w:pStyle w:val="CodeIDDSamples"/>
        <w:rPr>
          <w:rStyle w:val="HTMLCite"/>
          <w:i w:val="0"/>
        </w:rPr>
      </w:pPr>
      <w:r w:rsidRPr="002A0678">
        <w:rPr>
          <w:rStyle w:val="HTMLCite"/>
          <w:i w:val="0"/>
        </w:rPr>
        <w:t xml:space="preserve">   System Node Setpoint,                          ! Component Type</w:t>
      </w:r>
    </w:p>
    <w:p w:rsidR="00301E09" w:rsidRPr="002A0678" w:rsidRDefault="00301E09" w:rsidP="002A0678">
      <w:pPr>
        <w:pStyle w:val="CodeIDDSamples"/>
        <w:rPr>
          <w:rStyle w:val="HTMLCite"/>
          <w:i w:val="0"/>
        </w:rPr>
      </w:pPr>
      <w:r w:rsidRPr="002A0678">
        <w:rPr>
          <w:rStyle w:val="HTMLCite"/>
          <w:i w:val="0"/>
        </w:rPr>
        <w:t xml:space="preserve">   Temperature Setpoint;            ! Control Variable</w:t>
      </w:r>
    </w:p>
    <w:p w:rsidR="00301E09" w:rsidRPr="002A0678" w:rsidRDefault="00301E09" w:rsidP="002A0678">
      <w:pPr>
        <w:pStyle w:val="CodeIDDSamples"/>
        <w:rPr>
          <w:rStyle w:val="HTMLCite"/>
          <w:i w:val="0"/>
        </w:rPr>
      </w:pPr>
    </w:p>
    <w:p w:rsidR="00301E09" w:rsidRPr="002A0678" w:rsidRDefault="00301E09" w:rsidP="002A0678">
      <w:pPr>
        <w:pStyle w:val="CodeIDDSamples"/>
        <w:rPr>
          <w:rStyle w:val="HTMLCite"/>
          <w:i w:val="0"/>
        </w:rPr>
      </w:pPr>
      <w:r w:rsidRPr="002A0678">
        <w:rPr>
          <w:rStyle w:val="HTMLCite"/>
          <w:i w:val="0"/>
        </w:rPr>
        <w:t>EnergyManagementSystem:Actuator,</w:t>
      </w:r>
    </w:p>
    <w:p w:rsidR="00301E09" w:rsidRPr="002A0678" w:rsidRDefault="00301E09" w:rsidP="002A0678">
      <w:pPr>
        <w:pStyle w:val="CodeIDDSamples"/>
        <w:rPr>
          <w:rStyle w:val="HTMLCite"/>
          <w:i w:val="0"/>
        </w:rPr>
      </w:pPr>
      <w:r w:rsidRPr="002A0678">
        <w:rPr>
          <w:rStyle w:val="HTMLCite"/>
          <w:i w:val="0"/>
        </w:rPr>
        <w:t xml:space="preserve">   VAV_1_OA_Setpoint,                            ! Name</w:t>
      </w:r>
    </w:p>
    <w:p w:rsidR="00301E09" w:rsidRPr="002A0678" w:rsidRDefault="00301E09" w:rsidP="002A0678">
      <w:pPr>
        <w:pStyle w:val="CodeIDDSamples"/>
        <w:rPr>
          <w:rStyle w:val="HTMLCite"/>
          <w:i w:val="0"/>
        </w:rPr>
      </w:pPr>
      <w:r w:rsidRPr="002A0678">
        <w:rPr>
          <w:rStyle w:val="HTMLCite"/>
          <w:i w:val="0"/>
        </w:rPr>
        <w:t xml:space="preserve">   VAV_1_OA-VAV_1_CoolCNode ,                  ! Component Name  </w:t>
      </w:r>
    </w:p>
    <w:p w:rsidR="00301E09" w:rsidRPr="002A0678" w:rsidRDefault="00301E09" w:rsidP="002A0678">
      <w:pPr>
        <w:pStyle w:val="CodeIDDSamples"/>
        <w:rPr>
          <w:rStyle w:val="HTMLCite"/>
          <w:i w:val="0"/>
        </w:rPr>
      </w:pPr>
      <w:r w:rsidRPr="002A0678">
        <w:rPr>
          <w:rStyle w:val="HTMLCite"/>
          <w:i w:val="0"/>
        </w:rPr>
        <w:t xml:space="preserve">   System Node Setpoint,                          ! Component Type</w:t>
      </w:r>
    </w:p>
    <w:p w:rsidR="00301E09" w:rsidRPr="002A0678" w:rsidRDefault="00301E09" w:rsidP="002A0678">
      <w:pPr>
        <w:pStyle w:val="CodeIDDSamples"/>
        <w:rPr>
          <w:rStyle w:val="HTMLCite"/>
          <w:i w:val="0"/>
        </w:rPr>
      </w:pPr>
      <w:r w:rsidRPr="002A0678">
        <w:rPr>
          <w:rStyle w:val="HTMLCite"/>
          <w:i w:val="0"/>
        </w:rPr>
        <w:t xml:space="preserve">   Temperature Setpoint;            ! Control Variable</w:t>
      </w:r>
    </w:p>
    <w:p w:rsidR="00301E09" w:rsidRPr="002A0678" w:rsidRDefault="00301E09" w:rsidP="002A0678">
      <w:pPr>
        <w:pStyle w:val="CodeIDDSamples"/>
      </w:pPr>
    </w:p>
    <w:p w:rsidR="002A0678" w:rsidRPr="002A0678" w:rsidRDefault="002A0678" w:rsidP="002A0678">
      <w:pPr>
        <w:pStyle w:val="BodyText"/>
      </w:pPr>
    </w:p>
    <w:p w:rsidR="00301E09" w:rsidRPr="00F36124" w:rsidRDefault="00301E09" w:rsidP="002A0678">
      <w:pPr>
        <w:pStyle w:val="IDDDefinition"/>
        <w:rPr>
          <w:rStyle w:val="HTMLCite"/>
          <w:i w:val="0"/>
        </w:rPr>
      </w:pPr>
      <w:r w:rsidRPr="00F36124">
        <w:rPr>
          <w:rStyle w:val="HTMLCite"/>
          <w:i w:val="0"/>
        </w:rPr>
        <w:t>EnergyManagementSystem:Program,</w:t>
      </w:r>
    </w:p>
    <w:p w:rsidR="00301E09" w:rsidRPr="00F36124" w:rsidRDefault="00301E09" w:rsidP="002A0678">
      <w:pPr>
        <w:pStyle w:val="IDDDefinition"/>
        <w:rPr>
          <w:rStyle w:val="HTMLCite"/>
          <w:i w:val="0"/>
        </w:rPr>
      </w:pPr>
      <w:r w:rsidRPr="00F36124">
        <w:rPr>
          <w:rStyle w:val="HTMLCite"/>
          <w:i w:val="0"/>
        </w:rPr>
        <w:t xml:space="preserve">   VAV1MixedAirManagers , ! Name</w:t>
      </w:r>
    </w:p>
    <w:p w:rsidR="00301E09" w:rsidRPr="00F36124" w:rsidRDefault="00301E09" w:rsidP="002A0678">
      <w:pPr>
        <w:pStyle w:val="IDDDefinition"/>
        <w:rPr>
          <w:rStyle w:val="HTMLCite"/>
          <w:i w:val="0"/>
        </w:rPr>
      </w:pPr>
      <w:r w:rsidRPr="00F36124">
        <w:rPr>
          <w:rStyle w:val="HTMLCite"/>
          <w:i w:val="0"/>
        </w:rPr>
        <w:t xml:space="preserve">   SET VAV_1_CoolC_Setpoint = Seasonal_Reset_SAT_Sched - ( T_VAV1FanOut - T_VAV1FanIn),</w:t>
      </w:r>
    </w:p>
    <w:p w:rsidR="00301E09" w:rsidRPr="00F36124" w:rsidRDefault="00301E09" w:rsidP="002A0678">
      <w:pPr>
        <w:pStyle w:val="IDDDefinition"/>
        <w:rPr>
          <w:rStyle w:val="HTMLCite"/>
          <w:i w:val="0"/>
        </w:rPr>
      </w:pPr>
      <w:r w:rsidRPr="00F36124">
        <w:rPr>
          <w:rStyle w:val="HTMLCite"/>
          <w:i w:val="0"/>
        </w:rPr>
        <w:t xml:space="preserve">   SET VAV_1_HeatC_Setpoint = Seasonal_Reset_SAT_Sched - ( T_VAV1FanOut - T_VAV1FanIn),</w:t>
      </w:r>
    </w:p>
    <w:p w:rsidR="00301E09" w:rsidRDefault="00301E09" w:rsidP="002A0678">
      <w:pPr>
        <w:pStyle w:val="IDDDefinition"/>
      </w:pPr>
      <w:r w:rsidRPr="00F36124">
        <w:rPr>
          <w:rStyle w:val="HTMLCite"/>
          <w:i w:val="0"/>
        </w:rPr>
        <w:t xml:space="preserve">   SET VAV_1_OA_Setpoint = Seasonal_Reset_SAT_Sched - ( T_VAV1FanOut - T_VAV1FanIn);</w:t>
      </w:r>
    </w:p>
    <w:p w:rsidR="00301E09" w:rsidRDefault="00301E09" w:rsidP="009741BE">
      <w:pPr>
        <w:pStyle w:val="BodyText"/>
      </w:pPr>
    </w:p>
    <w:p w:rsidR="00301E09" w:rsidRDefault="00301E09" w:rsidP="009741BE">
      <w:pPr>
        <w:pStyle w:val="BodyText"/>
      </w:pPr>
      <w:r>
        <w:t xml:space="preserve">Example input objects for a night cycle availability manager follow. </w:t>
      </w:r>
    </w:p>
    <w:p w:rsidR="00301E09" w:rsidRDefault="00301E09" w:rsidP="006C1090">
      <w:pPr>
        <w:pStyle w:val="CodeIDDSamples"/>
      </w:pPr>
      <w:r>
        <w:lastRenderedPageBreak/>
        <w:t>EnergyManagementSystem:Actuator,</w:t>
      </w:r>
    </w:p>
    <w:p w:rsidR="00301E09" w:rsidRDefault="00301E09" w:rsidP="006C1090">
      <w:pPr>
        <w:pStyle w:val="CodeIDDSamples"/>
      </w:pPr>
      <w:r>
        <w:t xml:space="preserve">  VAV_1_NightCycleStatus,   ! Name</w:t>
      </w:r>
    </w:p>
    <w:p w:rsidR="00301E09" w:rsidRDefault="00301E09" w:rsidP="006C1090">
      <w:pPr>
        <w:pStyle w:val="CodeIDDSamples"/>
      </w:pPr>
      <w:r>
        <w:t xml:space="preserve">  VAV_1,                    ! Component Name  </w:t>
      </w:r>
    </w:p>
    <w:p w:rsidR="00301E09" w:rsidRDefault="00301E09" w:rsidP="006C1090">
      <w:pPr>
        <w:pStyle w:val="CodeIDDSamples"/>
      </w:pPr>
      <w:r>
        <w:t xml:space="preserve">  AirLoopHVAC,              ! Component Type</w:t>
      </w:r>
    </w:p>
    <w:p w:rsidR="00301E09" w:rsidRDefault="00301E09" w:rsidP="006C1090">
      <w:pPr>
        <w:pStyle w:val="CodeIDDSamples"/>
      </w:pPr>
      <w:r>
        <w:t xml:space="preserve">  Availability Status;      ! Control Variable</w:t>
      </w:r>
    </w:p>
    <w:p w:rsidR="00301E09" w:rsidRDefault="00301E09" w:rsidP="006C1090">
      <w:pPr>
        <w:pStyle w:val="CodeIDDSamples"/>
      </w:pPr>
    </w:p>
    <w:p w:rsidR="00301E09" w:rsidRPr="00EC6619" w:rsidRDefault="00301E09" w:rsidP="00EC6619">
      <w:pPr>
        <w:pStyle w:val="BodyText"/>
      </w:pPr>
    </w:p>
    <w:p w:rsidR="00301E09" w:rsidRDefault="00301E09" w:rsidP="006C1090">
      <w:pPr>
        <w:pStyle w:val="CodeIDDSamples"/>
      </w:pPr>
      <w:r>
        <w:t>EnergyManagementSystem:Sensor,</w:t>
      </w:r>
    </w:p>
    <w:p w:rsidR="00301E09" w:rsidRDefault="00301E09" w:rsidP="006C1090">
      <w:pPr>
        <w:pStyle w:val="CodeIDDSamples"/>
      </w:pPr>
      <w:r>
        <w:t xml:space="preserve">  heating_setpoint,                  ! Name</w:t>
      </w:r>
    </w:p>
    <w:p w:rsidR="00301E09" w:rsidRDefault="00301E09" w:rsidP="006C1090">
      <w:pPr>
        <w:pStyle w:val="CodeIDDSamples"/>
      </w:pPr>
      <w:r>
        <w:t xml:space="preserve">  HTGSETP_SCH ,         ! Output:Variable or Output:Meter Index Key Name       </w:t>
      </w:r>
    </w:p>
    <w:p w:rsidR="00301E09" w:rsidRDefault="00301E09" w:rsidP="006C1090">
      <w:pPr>
        <w:pStyle w:val="CodeIDDSamples"/>
      </w:pPr>
      <w:r>
        <w:t xml:space="preserve">  Schedule Value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cooling_setpoint,                  ! Name</w:t>
      </w:r>
    </w:p>
    <w:p w:rsidR="00301E09" w:rsidRDefault="00301E09" w:rsidP="006C1090">
      <w:pPr>
        <w:pStyle w:val="CodeIDDSamples"/>
      </w:pPr>
      <w:r>
        <w:t xml:space="preserve">  CLGSETP_SCH ,         ! Output:Variable or Output:Meter Index Key Name       </w:t>
      </w:r>
    </w:p>
    <w:p w:rsidR="00301E09" w:rsidRDefault="00301E09" w:rsidP="006C1090">
      <w:pPr>
        <w:pStyle w:val="CodeIDDSamples"/>
      </w:pPr>
      <w:r>
        <w:t xml:space="preserve">  Schedule Value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TzoneVAV1_1,                  ! Name</w:t>
      </w:r>
    </w:p>
    <w:p w:rsidR="00301E09" w:rsidRDefault="00301E09" w:rsidP="006C1090">
      <w:pPr>
        <w:pStyle w:val="CodeIDDSamples"/>
      </w:pPr>
      <w:r>
        <w:t xml:space="preserve">  Core_bottom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TzoneVAV1_2,                  ! Name</w:t>
      </w:r>
    </w:p>
    <w:p w:rsidR="00301E09" w:rsidRDefault="00301E09" w:rsidP="006C1090">
      <w:pPr>
        <w:pStyle w:val="CodeIDDSamples"/>
      </w:pPr>
      <w:r>
        <w:t xml:space="preserve">  Perimeter_bot_ZN_3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TzoneVAV1_3,                  ! Name</w:t>
      </w:r>
    </w:p>
    <w:p w:rsidR="00301E09" w:rsidRDefault="00301E09" w:rsidP="006C1090">
      <w:pPr>
        <w:pStyle w:val="CodeIDDSamples"/>
      </w:pPr>
      <w:r>
        <w:t xml:space="preserve">  Perimeter_bot_ZN_2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TzoneVAV1_4,                  ! Name</w:t>
      </w:r>
    </w:p>
    <w:p w:rsidR="00301E09" w:rsidRDefault="00301E09" w:rsidP="006C1090">
      <w:pPr>
        <w:pStyle w:val="CodeIDDSamples"/>
      </w:pPr>
      <w:r>
        <w:t xml:space="preserve">  Perimeter_bot_ZN_1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TzoneVAV1_5,                  ! Name</w:t>
      </w:r>
    </w:p>
    <w:p w:rsidR="00301E09" w:rsidRDefault="00301E09" w:rsidP="006C1090">
      <w:pPr>
        <w:pStyle w:val="CodeIDDSamples"/>
      </w:pPr>
      <w:r>
        <w:t xml:space="preserve">  Perimeter_bot_ZN_4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EnergyManagementSystem:Program,</w:t>
      </w:r>
    </w:p>
    <w:p w:rsidR="00301E09" w:rsidRDefault="00301E09" w:rsidP="006C1090">
      <w:pPr>
        <w:pStyle w:val="CodeIDDSamples"/>
      </w:pPr>
      <w:r>
        <w:t xml:space="preserve">   VAV_1_NightCycleMGR , ! Name</w:t>
      </w:r>
    </w:p>
    <w:p w:rsidR="00301E09" w:rsidRDefault="00301E09" w:rsidP="006C1090">
      <w:pPr>
        <w:pStyle w:val="CodeIDDSamples"/>
      </w:pPr>
      <w:r>
        <w:t xml:space="preserve">   SET Toffset = 0.8333  ,  ! 1.5F</w:t>
      </w:r>
    </w:p>
    <w:p w:rsidR="00301E09" w:rsidRDefault="00301E09" w:rsidP="006C1090">
      <w:pPr>
        <w:pStyle w:val="CodeIDDSamples"/>
      </w:pPr>
      <w:r>
        <w:t xml:space="preserve">   SET NoAction = 0.0 ,</w:t>
      </w:r>
    </w:p>
    <w:p w:rsidR="00301E09" w:rsidRDefault="00301E09" w:rsidP="006C1090">
      <w:pPr>
        <w:pStyle w:val="CodeIDDSamples"/>
      </w:pPr>
      <w:r>
        <w:t xml:space="preserve">   SET ForceOff = 1.0 ,</w:t>
      </w:r>
    </w:p>
    <w:p w:rsidR="00301E09" w:rsidRDefault="00301E09" w:rsidP="006C1090">
      <w:pPr>
        <w:pStyle w:val="CodeIDDSamples"/>
      </w:pPr>
      <w:r>
        <w:t xml:space="preserve">   SET CycleOn = 2.0 ,</w:t>
      </w:r>
    </w:p>
    <w:p w:rsidR="00301E09" w:rsidRDefault="00301E09" w:rsidP="006C1090">
      <w:pPr>
        <w:pStyle w:val="CodeIDDSamples"/>
      </w:pPr>
      <w:r>
        <w:t xml:space="preserve">   SET CycleOnZoneFansOnly = 3.0 ,</w:t>
      </w:r>
    </w:p>
    <w:p w:rsidR="00301E09" w:rsidRDefault="00301E09" w:rsidP="006C1090">
      <w:pPr>
        <w:pStyle w:val="CodeIDDSamples"/>
      </w:pPr>
      <w:r>
        <w:t xml:space="preserve">   SET VAV1_heating_TurnOn  = heating_setpoint - Toffset ,</w:t>
      </w:r>
    </w:p>
    <w:p w:rsidR="00301E09" w:rsidRDefault="00301E09" w:rsidP="006C1090">
      <w:pPr>
        <w:pStyle w:val="CodeIDDSamples"/>
      </w:pPr>
      <w:r>
        <w:t xml:space="preserve">   SET VAV1_heating_TurnOff = heating_setpoint + Toffset ,  </w:t>
      </w:r>
    </w:p>
    <w:p w:rsidR="00301E09" w:rsidRDefault="00301E09" w:rsidP="006C1090">
      <w:pPr>
        <w:pStyle w:val="CodeIDDSamples"/>
      </w:pPr>
      <w:r>
        <w:t xml:space="preserve">   SET VAV1_cooling_TurnOn  = cooling_setpoint + Toffset ,  </w:t>
      </w:r>
    </w:p>
    <w:p w:rsidR="00301E09" w:rsidRDefault="00301E09" w:rsidP="006C1090">
      <w:pPr>
        <w:pStyle w:val="CodeIDDSamples"/>
      </w:pPr>
      <w:r>
        <w:t xml:space="preserve">   SET VAV1_cooling_TurnOff = cooling_setpoint - Toffset ,  </w:t>
      </w:r>
    </w:p>
    <w:p w:rsidR="00301E09" w:rsidRDefault="00301E09" w:rsidP="006C1090">
      <w:pPr>
        <w:pStyle w:val="CodeIDDSamples"/>
      </w:pPr>
      <w:r>
        <w:t xml:space="preserve">   ! find max and min for "cycleOnAny" operation</w:t>
      </w:r>
    </w:p>
    <w:p w:rsidR="00301E09" w:rsidRDefault="00301E09" w:rsidP="006C1090">
      <w:pPr>
        <w:pStyle w:val="CodeIDDSamples"/>
      </w:pPr>
      <w:r>
        <w:t xml:space="preserve">   SET Tmin = @MIN TzoneVAV1_1 TzoneVAV1_2  ,</w:t>
      </w:r>
    </w:p>
    <w:p w:rsidR="00301E09" w:rsidRDefault="00301E09" w:rsidP="006C1090">
      <w:pPr>
        <w:pStyle w:val="CodeIDDSamples"/>
      </w:pPr>
      <w:r>
        <w:t xml:space="preserve">   SET Tmin = @MIN Tmin        TzoneVAV1_3  ,</w:t>
      </w:r>
    </w:p>
    <w:p w:rsidR="00301E09" w:rsidRDefault="00301E09" w:rsidP="006C1090">
      <w:pPr>
        <w:pStyle w:val="CodeIDDSamples"/>
      </w:pPr>
      <w:r>
        <w:t xml:space="preserve">   SET Tmin = @MIN Tmin        TzoneVAV1_4  ,   </w:t>
      </w:r>
    </w:p>
    <w:p w:rsidR="00301E09" w:rsidRDefault="00301E09" w:rsidP="006C1090">
      <w:pPr>
        <w:pStyle w:val="CodeIDDSamples"/>
      </w:pPr>
      <w:r>
        <w:t xml:space="preserve">   SET Tmin = @MIN Tmin        TzoneVAV1_5  , </w:t>
      </w:r>
    </w:p>
    <w:p w:rsidR="00301E09" w:rsidRDefault="00301E09" w:rsidP="006C1090">
      <w:pPr>
        <w:pStyle w:val="CodeIDDSamples"/>
      </w:pPr>
      <w:r>
        <w:t xml:space="preserve">   SET Tmax = @MAX TzoneVAV1_1 TzoneVAV1_2  ,</w:t>
      </w:r>
    </w:p>
    <w:p w:rsidR="00301E09" w:rsidRDefault="00301E09" w:rsidP="006C1090">
      <w:pPr>
        <w:pStyle w:val="CodeIDDSamples"/>
      </w:pPr>
      <w:r>
        <w:t xml:space="preserve">   SET Tmax = @MAX Tmax        TzoneVAV1_3  ,</w:t>
      </w:r>
    </w:p>
    <w:p w:rsidR="00301E09" w:rsidRDefault="00301E09" w:rsidP="006C1090">
      <w:pPr>
        <w:pStyle w:val="CodeIDDSamples"/>
      </w:pPr>
      <w:r>
        <w:t xml:space="preserve">   SET Tmax = @MAX Tmax        TzoneVAV1_4  ,   </w:t>
      </w:r>
    </w:p>
    <w:p w:rsidR="00301E09" w:rsidRDefault="00301E09" w:rsidP="006C1090">
      <w:pPr>
        <w:pStyle w:val="CodeIDDSamples"/>
      </w:pPr>
      <w:r>
        <w:t xml:space="preserve">   SET Tmax = @MAX Tmax        TzoneVAV1_5  ,    </w:t>
      </w:r>
    </w:p>
    <w:p w:rsidR="00301E09" w:rsidRDefault="00301E09" w:rsidP="006C1090">
      <w:pPr>
        <w:pStyle w:val="CodeIDDSamples"/>
      </w:pPr>
      <w:r>
        <w:lastRenderedPageBreak/>
        <w:t xml:space="preserve">   IF Tmin &lt; VAV1_heating_TurnOn ,</w:t>
      </w:r>
    </w:p>
    <w:p w:rsidR="00301E09" w:rsidRDefault="00301E09" w:rsidP="006C1090">
      <w:pPr>
        <w:pStyle w:val="CodeIDDSamples"/>
      </w:pPr>
      <w:r>
        <w:t xml:space="preserve">     SET VAV_1_NightCycleStatus = CycleOn,</w:t>
      </w:r>
    </w:p>
    <w:p w:rsidR="00301E09" w:rsidRDefault="00301E09" w:rsidP="006C1090">
      <w:pPr>
        <w:pStyle w:val="CodeIDDSamples"/>
      </w:pPr>
      <w:r>
        <w:t xml:space="preserve">     RETURN,  ! need to exit early or cooling check could also trigger</w:t>
      </w:r>
    </w:p>
    <w:p w:rsidR="00301E09" w:rsidRDefault="00301E09" w:rsidP="006C1090">
      <w:pPr>
        <w:pStyle w:val="CodeIDDSamples"/>
      </w:pPr>
      <w:r>
        <w:t xml:space="preserve">   ELSEIF Tmin &gt; VAV1_heating_TurnOff,</w:t>
      </w:r>
    </w:p>
    <w:p w:rsidR="00301E09" w:rsidRDefault="00301E09" w:rsidP="006C1090">
      <w:pPr>
        <w:pStyle w:val="CodeIDDSamples"/>
      </w:pPr>
      <w:r>
        <w:t xml:space="preserve">     SET VAV_1_NightCycleStatus = NoAction,</w:t>
      </w:r>
    </w:p>
    <w:p w:rsidR="00301E09" w:rsidRDefault="00301E09" w:rsidP="006C1090">
      <w:pPr>
        <w:pStyle w:val="CodeIDDSamples"/>
      </w:pPr>
      <w:r>
        <w:t xml:space="preserve">   ENDIF,</w:t>
      </w:r>
    </w:p>
    <w:p w:rsidR="00301E09" w:rsidRDefault="00301E09" w:rsidP="006C1090">
      <w:pPr>
        <w:pStyle w:val="CodeIDDSamples"/>
      </w:pPr>
      <w:r>
        <w:t xml:space="preserve">   IF Tmax &gt; VAV1_cooling_TurnOn,</w:t>
      </w:r>
    </w:p>
    <w:p w:rsidR="00301E09" w:rsidRDefault="00301E09" w:rsidP="006C1090">
      <w:pPr>
        <w:pStyle w:val="CodeIDDSamples"/>
      </w:pPr>
      <w:r>
        <w:t xml:space="preserve">     SET VAV_1_NightCycleStatus = CycleOn,</w:t>
      </w:r>
    </w:p>
    <w:p w:rsidR="00301E09" w:rsidRPr="00EC6619" w:rsidRDefault="00301E09" w:rsidP="006C1090">
      <w:pPr>
        <w:pStyle w:val="CodeIDDSamples"/>
      </w:pPr>
      <w:r w:rsidRPr="00EC6619">
        <w:t xml:space="preserve">   ELSEIF Tmax &lt; VAV1_cooling_Turn</w:t>
      </w:r>
      <w:r>
        <w:t>Off</w:t>
      </w:r>
      <w:r w:rsidRPr="00EC6619">
        <w:t>,</w:t>
      </w:r>
    </w:p>
    <w:p w:rsidR="00301E09" w:rsidRPr="00EC6619" w:rsidRDefault="00301E09" w:rsidP="006C1090">
      <w:pPr>
        <w:pStyle w:val="CodeIDDSamples"/>
      </w:pPr>
      <w:r w:rsidRPr="00EC6619">
        <w:t xml:space="preserve">     SET VAV_1_NightCycleStatus = NoAction   ,</w:t>
      </w:r>
    </w:p>
    <w:p w:rsidR="00301E09" w:rsidRDefault="00301E09" w:rsidP="006C1090">
      <w:pPr>
        <w:pStyle w:val="CodeIDDSamples"/>
      </w:pPr>
      <w:r w:rsidRPr="00EC6619">
        <w:t xml:space="preserve">   ENDIF;</w:t>
      </w:r>
    </w:p>
    <w:p w:rsidR="00301E09" w:rsidRPr="00EC6619" w:rsidRDefault="00301E09" w:rsidP="00EC6619">
      <w:pPr>
        <w:pStyle w:val="BodyText"/>
      </w:pPr>
    </w:p>
    <w:p w:rsidR="00301E09" w:rsidRPr="00835D8F" w:rsidRDefault="00301E09" w:rsidP="00835D8F">
      <w:pPr>
        <w:pStyle w:val="Heading2"/>
      </w:pPr>
      <w:bookmarkStart w:id="180" w:name="_Toc367348303"/>
      <w:r>
        <w:t>Example 3. Hygro-thermal Window Opening Control for Airflow Network</w:t>
      </w:r>
      <w:bookmarkEnd w:id="180"/>
    </w:p>
    <w:p w:rsidR="00301E09" w:rsidRDefault="00301E09" w:rsidP="009741BE">
      <w:pPr>
        <w:pStyle w:val="Heading3"/>
      </w:pPr>
      <w:bookmarkStart w:id="181" w:name="_Toc367348304"/>
      <w:r>
        <w:t>Problem Statement</w:t>
      </w:r>
      <w:bookmarkEnd w:id="181"/>
    </w:p>
    <w:p w:rsidR="00301E09" w:rsidRDefault="00301E09" w:rsidP="00D85966">
      <w:pPr>
        <w:pStyle w:val="BodyText"/>
        <w:spacing w:after="180"/>
      </w:pPr>
      <w:r>
        <w:t xml:space="preserve">A user of EnergyPlus version 3.1 posted the following question on the Yahoo! list (circa spring 2009): </w:t>
      </w:r>
    </w:p>
    <w:p w:rsidR="00301E09" w:rsidRDefault="00301E09" w:rsidP="00C44808">
      <w:pPr>
        <w:pStyle w:val="BodyText"/>
        <w:ind w:left="1440"/>
      </w:pPr>
      <w:r>
        <w:t xml:space="preserve">I am currently trying to model a simple ventilation system based on an </w:t>
      </w:r>
    </w:p>
    <w:p w:rsidR="00301E09" w:rsidRDefault="00301E09" w:rsidP="00C44808">
      <w:pPr>
        <w:pStyle w:val="BodyText"/>
        <w:ind w:left="1440"/>
      </w:pPr>
      <w:r>
        <w:t xml:space="preserve">exhaust fan and outdoor air variable aperture paths that open according to </w:t>
      </w:r>
    </w:p>
    <w:p w:rsidR="00301E09" w:rsidRDefault="00301E09" w:rsidP="00C44808">
      <w:pPr>
        <w:pStyle w:val="BodyText"/>
        <w:ind w:left="1440"/>
      </w:pPr>
      <w:r>
        <w:t>the indoor relative humidity.</w:t>
      </w:r>
    </w:p>
    <w:p w:rsidR="00301E09" w:rsidRDefault="00301E09" w:rsidP="00C44808">
      <w:pPr>
        <w:pStyle w:val="BodyText"/>
        <w:ind w:left="1440"/>
      </w:pPr>
      <w:r>
        <w:t xml:space="preserve">As I didn't find any object to directly do this, I am trying to use an </w:t>
      </w:r>
    </w:p>
    <w:p w:rsidR="00301E09" w:rsidRDefault="00301E09" w:rsidP="00C44808">
      <w:pPr>
        <w:pStyle w:val="BodyText"/>
        <w:ind w:left="1440"/>
      </w:pPr>
      <w:r>
        <w:t xml:space="preserve">AirflowNetwork: MultiZone: Component: DetailedOpening object and its </w:t>
      </w:r>
    </w:p>
    <w:p w:rsidR="00301E09" w:rsidRDefault="00301E09" w:rsidP="00C44808">
      <w:pPr>
        <w:pStyle w:val="BodyText"/>
        <w:ind w:left="1440"/>
      </w:pPr>
      <w:r>
        <w:t xml:space="preserve">AirflowNetwork: multizone: Surface object to model the variable aperture. But </w:t>
      </w:r>
    </w:p>
    <w:p w:rsidR="00301E09" w:rsidRDefault="00301E09" w:rsidP="00C44808">
      <w:pPr>
        <w:pStyle w:val="BodyText"/>
        <w:ind w:left="1440"/>
      </w:pPr>
      <w:r>
        <w:t xml:space="preserve">the Ventilation Control Mode of the surface object can only be done via </w:t>
      </w:r>
    </w:p>
    <w:p w:rsidR="00301E09" w:rsidRDefault="00301E09" w:rsidP="00C44808">
      <w:pPr>
        <w:pStyle w:val="BodyText"/>
        <w:ind w:left="1440"/>
      </w:pPr>
      <w:r>
        <w:t xml:space="preserve">Temperature or Enthalpy controls (or other not interesting for my purpose), </w:t>
      </w:r>
    </w:p>
    <w:p w:rsidR="00301E09" w:rsidRDefault="00301E09" w:rsidP="00C44808">
      <w:pPr>
        <w:pStyle w:val="BodyText"/>
        <w:ind w:left="1440"/>
      </w:pPr>
      <w:r>
        <w:t>and not via humidity.</w:t>
      </w:r>
    </w:p>
    <w:p w:rsidR="00301E09" w:rsidRDefault="00301E09" w:rsidP="00C44808">
      <w:pPr>
        <w:pStyle w:val="BodyText"/>
        <w:ind w:left="1440"/>
      </w:pPr>
      <w:r>
        <w:t>So my questions are:</w:t>
      </w:r>
    </w:p>
    <w:p w:rsidR="00301E09" w:rsidRDefault="00301E09" w:rsidP="00C44808">
      <w:pPr>
        <w:pStyle w:val="BodyText"/>
        <w:ind w:left="1440"/>
      </w:pPr>
      <w:r>
        <w:t xml:space="preserve">1- is it possible to make the surface object variable according to the </w:t>
      </w:r>
    </w:p>
    <w:p w:rsidR="00301E09" w:rsidRDefault="00301E09" w:rsidP="00C44808">
      <w:pPr>
        <w:pStyle w:val="BodyText"/>
        <w:ind w:left="1440"/>
      </w:pPr>
      <w:r>
        <w:t>relative humidity? (maybe adapting the program?)</w:t>
      </w:r>
    </w:p>
    <w:p w:rsidR="00301E09" w:rsidRDefault="00301E09" w:rsidP="00D85966">
      <w:pPr>
        <w:pStyle w:val="BodyText"/>
        <w:spacing w:after="180"/>
        <w:ind w:left="1440"/>
      </w:pPr>
      <w:r>
        <w:t>2- or is there an other way to make it?</w:t>
      </w:r>
    </w:p>
    <w:p w:rsidR="00301E09" w:rsidRDefault="00301E09" w:rsidP="000D2465">
      <w:pPr>
        <w:pStyle w:val="BodyText"/>
      </w:pPr>
      <w:r>
        <w:t xml:space="preserve">Because the traditional EnergyPlus controls for window openings do not support humidity-based controls (or did not as of Version 3.1), the correct response to Question #1 was “No.”  But with the EMS, we can now answer Question #2 as “Yes.”  How can we take the example file called </w:t>
      </w:r>
      <w:r w:rsidRPr="00C44808">
        <w:t>HybridVentilationControl.idf</w:t>
      </w:r>
      <w:r>
        <w:t xml:space="preserve"> and implement humidity-based control for a detailed opening in the airflow network model?</w:t>
      </w:r>
    </w:p>
    <w:p w:rsidR="00301E09" w:rsidRDefault="00301E09" w:rsidP="009741BE">
      <w:pPr>
        <w:pStyle w:val="Heading3"/>
      </w:pPr>
      <w:bookmarkStart w:id="182" w:name="_Toc367348305"/>
      <w:r>
        <w:t>EMS Design Discussion</w:t>
      </w:r>
      <w:bookmarkEnd w:id="182"/>
    </w:p>
    <w:p w:rsidR="00301E09" w:rsidRDefault="00301E09" w:rsidP="002B6C08">
      <w:pPr>
        <w:pStyle w:val="BodyText"/>
        <w:spacing w:after="180"/>
      </w:pPr>
      <w:r>
        <w:t xml:space="preserve">The main EMS sensor will be the zone air humidity, so we use an </w:t>
      </w:r>
      <w:r w:rsidRPr="00C44808">
        <w:t>EnergyManagementSystem:Sensor</w:t>
      </w:r>
      <w:r>
        <w:t xml:space="preserve"> object that maps to the output variable called </w:t>
      </w:r>
      <w:r w:rsidRPr="00F144B0">
        <w:t>System Node Relative Humidity</w:t>
      </w:r>
      <w:r>
        <w:t xml:space="preserve"> for the zone’s air node. This zone has the detailed opening. </w:t>
      </w:r>
    </w:p>
    <w:p w:rsidR="00301E09" w:rsidRPr="00C44808" w:rsidRDefault="00301E09" w:rsidP="002B6C08">
      <w:pPr>
        <w:pStyle w:val="BodyText"/>
        <w:spacing w:after="180"/>
      </w:pPr>
      <w:r>
        <w:t xml:space="preserve">The EMS will actuate the opening in an airflow network that is defined by the input object </w:t>
      </w:r>
      <w:r w:rsidRPr="00C44808">
        <w:t>AirflowNetwork:MultiZone:Component:DetailedOpening</w:t>
      </w:r>
      <w:r>
        <w:t xml:space="preserve">. The program will setup the actuator for this internally, but we need to use an </w:t>
      </w:r>
      <w:r w:rsidRPr="00C44808">
        <w:t>EnergyManagementSystem:</w:t>
      </w:r>
      <w:r>
        <w:t xml:space="preserve">Actuator object to declare that we want to use the actuator and provide the variable name we want for the Erl programs. </w:t>
      </w:r>
    </w:p>
    <w:p w:rsidR="00301E09" w:rsidRDefault="00301E09" w:rsidP="009741BE">
      <w:pPr>
        <w:pStyle w:val="BodyText"/>
      </w:pPr>
      <w:r>
        <w:t xml:space="preserve">Because we do not know the exactly what the user had in mind, for this example we assume that the desired behavior for the opening area is that the opening should vary linearly with room air relative humidity. When the humidity increases, we want the opening to be larger. </w:t>
      </w:r>
      <w:r>
        <w:lastRenderedPageBreak/>
        <w:t xml:space="preserve">When the humidity decreases, we want the opening to be smaller. For relative humidity below 25% we close the opening. At 60% or higher relative humidity, the opening should be completely open. We formulate a model equation for opening factor as </w:t>
      </w:r>
    </w:p>
    <w:p w:rsidR="00301E09" w:rsidRDefault="00301E09" w:rsidP="00EC6619">
      <w:pPr>
        <w:pStyle w:val="Equation"/>
      </w:pPr>
      <w:r w:rsidRPr="00F144B0">
        <w:rPr>
          <w:position w:val="-64"/>
        </w:rPr>
        <w:object w:dxaOrig="3660" w:dyaOrig="1400">
          <v:shape id="_x0000_i1028" type="#_x0000_t75" style="width:183pt;height:69pt" o:ole="">
            <v:imagedata r:id="rId28" o:title=""/>
          </v:shape>
          <o:OLEObject Type="Embed" ProgID="Equation.DSMT4" ShapeID="_x0000_i1028" DrawAspect="Content" ObjectID="_1441795350" r:id="rId29"/>
        </w:object>
      </w:r>
    </w:p>
    <w:p w:rsidR="00301E09" w:rsidRDefault="00301E09" w:rsidP="009741BE">
      <w:pPr>
        <w:pStyle w:val="Heading3"/>
      </w:pPr>
      <w:bookmarkStart w:id="183" w:name="_Toc367348306"/>
      <w:r>
        <w:t>EMS Input Objects</w:t>
      </w:r>
      <w:bookmarkEnd w:id="183"/>
      <w:r>
        <w:t xml:space="preserve"> </w:t>
      </w:r>
    </w:p>
    <w:p w:rsidR="00301E09" w:rsidRPr="00816153" w:rsidRDefault="00301E09" w:rsidP="00816153">
      <w:pPr>
        <w:pStyle w:val="BodyText"/>
      </w:pPr>
      <w:r>
        <w:t>EMS-related input objects to solve this problem are listed below and are included in the example file called “</w:t>
      </w:r>
      <w:r w:rsidRPr="00672299">
        <w:t>EMSAirflowNetworkOpeningControlByHumidity.idf.”</w:t>
      </w:r>
    </w:p>
    <w:bookmarkEnd w:id="1"/>
    <w:p w:rsidR="00301E09" w:rsidRPr="006F77C9" w:rsidRDefault="00301E09" w:rsidP="006C1090">
      <w:pPr>
        <w:pStyle w:val="CodeIDDSamples"/>
      </w:pPr>
      <w:r w:rsidRPr="006F77C9">
        <w:t>EnergyManagementSystem:Sensor,</w:t>
      </w:r>
    </w:p>
    <w:p w:rsidR="00301E09" w:rsidRPr="006F77C9" w:rsidRDefault="00301E09" w:rsidP="006C1090">
      <w:pPr>
        <w:pStyle w:val="CodeIDDSamples"/>
      </w:pPr>
      <w:r w:rsidRPr="006F77C9">
        <w:t xml:space="preserve">  ZoneRH , ! Name</w:t>
      </w:r>
    </w:p>
    <w:p w:rsidR="00301E09" w:rsidRPr="006F77C9" w:rsidRDefault="00301E09" w:rsidP="006C1090">
      <w:pPr>
        <w:pStyle w:val="CodeIDDSamples"/>
      </w:pPr>
      <w:r w:rsidRPr="006F77C9">
        <w:t xml:space="preserve">  Zone 1 Node, ! Output:Variable or Output:Meter Index Key Name  </w:t>
      </w:r>
    </w:p>
    <w:p w:rsidR="00301E09" w:rsidRPr="006F77C9" w:rsidRDefault="00301E09" w:rsidP="006C1090">
      <w:pPr>
        <w:pStyle w:val="CodeIDDSamples"/>
      </w:pPr>
      <w:r w:rsidRPr="006F77C9">
        <w:t xml:space="preserve">  System Node Relative Humidity; ! Output:Variable or Output:Meter Name</w:t>
      </w:r>
    </w:p>
    <w:p w:rsidR="00301E09" w:rsidRPr="006F77C9" w:rsidRDefault="00301E09" w:rsidP="006C1090">
      <w:pPr>
        <w:pStyle w:val="CodeIDDSamples"/>
      </w:pPr>
    </w:p>
    <w:p w:rsidR="00301E09" w:rsidRPr="006F77C9" w:rsidRDefault="00301E09" w:rsidP="006C1090">
      <w:pPr>
        <w:pStyle w:val="CodeIDDSamples"/>
      </w:pPr>
      <w:r w:rsidRPr="006F77C9">
        <w:t>EnergyManagementSystem:Actuator,</w:t>
      </w:r>
    </w:p>
    <w:p w:rsidR="00301E09" w:rsidRPr="006F77C9" w:rsidRDefault="00301E09" w:rsidP="006C1090">
      <w:pPr>
        <w:pStyle w:val="CodeIDDSamples"/>
      </w:pPr>
      <w:r w:rsidRPr="006F77C9">
        <w:t xml:space="preserve">  MyOpenFactor,                            ! Name</w:t>
      </w:r>
    </w:p>
    <w:p w:rsidR="00301E09" w:rsidRPr="006F77C9" w:rsidRDefault="00301E09" w:rsidP="006C1090">
      <w:pPr>
        <w:pStyle w:val="CodeIDDSamples"/>
      </w:pPr>
      <w:r w:rsidRPr="006F77C9">
        <w:t xml:space="preserve">  Zn001:Wall001:Win001,                  ! Component Name  </w:t>
      </w:r>
    </w:p>
    <w:p w:rsidR="00301E09" w:rsidRPr="006F77C9" w:rsidRDefault="00301E09" w:rsidP="006C1090">
      <w:pPr>
        <w:pStyle w:val="CodeIDDSamples"/>
      </w:pPr>
      <w:r w:rsidRPr="006F77C9">
        <w:t xml:space="preserve">  AirFlow Network Window/Door Opening, ! Component Type</w:t>
      </w:r>
    </w:p>
    <w:p w:rsidR="00301E09" w:rsidRPr="006F77C9" w:rsidRDefault="00301E09" w:rsidP="006C1090">
      <w:pPr>
        <w:pStyle w:val="CodeIDDSamples"/>
      </w:pPr>
      <w:r w:rsidRPr="006F77C9">
        <w:t xml:space="preserve">  Venting Opening Factor;    ! Control Type</w:t>
      </w:r>
    </w:p>
    <w:p w:rsidR="00301E09" w:rsidRPr="006F77C9" w:rsidRDefault="00301E09" w:rsidP="006C1090">
      <w:pPr>
        <w:pStyle w:val="CodeIDDSamples"/>
      </w:pPr>
    </w:p>
    <w:p w:rsidR="00301E09" w:rsidRPr="006F77C9" w:rsidRDefault="00301E09" w:rsidP="006C1090">
      <w:pPr>
        <w:pStyle w:val="CodeIDDSamples"/>
      </w:pPr>
      <w:r w:rsidRPr="006F77C9">
        <w:t>EnergyManagementSystem:ProgramCallingManager,</w:t>
      </w:r>
    </w:p>
    <w:p w:rsidR="00301E09" w:rsidRPr="006F77C9" w:rsidRDefault="00301E09" w:rsidP="006C1090">
      <w:pPr>
        <w:pStyle w:val="CodeIDDSamples"/>
      </w:pPr>
      <w:r w:rsidRPr="006F77C9">
        <w:t xml:space="preserve">  RH Controlled Open Factor ,    ! Name</w:t>
      </w:r>
    </w:p>
    <w:p w:rsidR="00301E09" w:rsidRPr="006F77C9" w:rsidRDefault="00301E09" w:rsidP="006C1090">
      <w:pPr>
        <w:pStyle w:val="CodeIDDSamples"/>
      </w:pPr>
      <w:r w:rsidRPr="006F77C9">
        <w:t xml:space="preserve">  BeginTimestepBeforePredictor , ! EnergyPlus Model Calling Point</w:t>
      </w:r>
    </w:p>
    <w:p w:rsidR="00301E09" w:rsidRPr="006F77C9" w:rsidRDefault="00301E09" w:rsidP="006C1090">
      <w:pPr>
        <w:pStyle w:val="CodeIDDSamples"/>
      </w:pPr>
      <w:r w:rsidRPr="006F77C9">
        <w:t xml:space="preserve">  RH_OpeningController ;         ! Program Name 1</w:t>
      </w:r>
    </w:p>
    <w:p w:rsidR="00301E09" w:rsidRPr="006F77C9" w:rsidRDefault="00301E09" w:rsidP="006C1090">
      <w:pPr>
        <w:pStyle w:val="CodeIDDSamples"/>
      </w:pPr>
    </w:p>
    <w:p w:rsidR="00301E09" w:rsidRPr="006F77C9" w:rsidRDefault="00301E09" w:rsidP="006C1090">
      <w:pPr>
        <w:pStyle w:val="CodeIDDSamples"/>
      </w:pPr>
      <w:r w:rsidRPr="006F77C9">
        <w:t>EnergyManagementSystem:Program,</w:t>
      </w:r>
    </w:p>
    <w:p w:rsidR="00301E09" w:rsidRPr="006F77C9" w:rsidRDefault="00301E09" w:rsidP="006C1090">
      <w:pPr>
        <w:pStyle w:val="CodeIDDSamples"/>
      </w:pPr>
      <w:r w:rsidRPr="006F77C9">
        <w:t xml:space="preserve">  RH_OpeningController ,     ! Name</w:t>
      </w:r>
    </w:p>
    <w:p w:rsidR="00301E09" w:rsidRPr="006F77C9" w:rsidRDefault="00301E09" w:rsidP="006C1090">
      <w:pPr>
        <w:pStyle w:val="CodeIDDSamples"/>
      </w:pPr>
      <w:r w:rsidRPr="006F77C9">
        <w:t xml:space="preserve">  IF ZoneRH &lt; 25, </w:t>
      </w:r>
    </w:p>
    <w:p w:rsidR="00301E09" w:rsidRPr="006F77C9" w:rsidRDefault="00301E09" w:rsidP="006C1090">
      <w:pPr>
        <w:pStyle w:val="CodeIDDSamples"/>
      </w:pPr>
      <w:r w:rsidRPr="006F77C9">
        <w:t xml:space="preserve">    SET MyOpenFactor = 0.0 ,</w:t>
      </w:r>
    </w:p>
    <w:p w:rsidR="00301E09" w:rsidRPr="006F77C9" w:rsidRDefault="00301E09" w:rsidP="006C1090">
      <w:pPr>
        <w:pStyle w:val="CodeIDDSamples"/>
      </w:pPr>
      <w:r w:rsidRPr="006F77C9">
        <w:t xml:space="preserve">  ELSEIF ZoneRH &gt; 60,</w:t>
      </w:r>
    </w:p>
    <w:p w:rsidR="00301E09" w:rsidRPr="006F77C9" w:rsidRDefault="00301E09" w:rsidP="006C1090">
      <w:pPr>
        <w:pStyle w:val="CodeIDDSamples"/>
      </w:pPr>
      <w:r w:rsidRPr="006F77C9">
        <w:t xml:space="preserve">    SET MyOpenFactor = 1.0 ,</w:t>
      </w:r>
    </w:p>
    <w:p w:rsidR="00301E09" w:rsidRPr="006F77C9" w:rsidRDefault="00301E09" w:rsidP="006C1090">
      <w:pPr>
        <w:pStyle w:val="CodeIDDSamples"/>
      </w:pPr>
      <w:r w:rsidRPr="006F77C9">
        <w:t xml:space="preserve">  ELSE,</w:t>
      </w:r>
    </w:p>
    <w:p w:rsidR="00301E09" w:rsidRPr="006F77C9" w:rsidRDefault="00301E09" w:rsidP="006C1090">
      <w:pPr>
        <w:pStyle w:val="CodeIDDSamples"/>
      </w:pPr>
      <w:r w:rsidRPr="006F77C9">
        <w:t xml:space="preserve">    SET MyOpenFactor = (ZoneRH - 25) / (60 - 25),</w:t>
      </w:r>
    </w:p>
    <w:p w:rsidR="00301E09" w:rsidRPr="006F77C9" w:rsidRDefault="00301E09" w:rsidP="006C1090">
      <w:pPr>
        <w:pStyle w:val="CodeIDDSamples"/>
      </w:pPr>
      <w:r w:rsidRPr="006F77C9">
        <w:t xml:space="preserve">  ENDIF;</w:t>
      </w:r>
    </w:p>
    <w:p w:rsidR="00301E09" w:rsidRPr="006F77C9" w:rsidRDefault="00301E09" w:rsidP="006C1090">
      <w:pPr>
        <w:pStyle w:val="CodeIDDSamples"/>
      </w:pPr>
    </w:p>
    <w:p w:rsidR="00301E09" w:rsidRPr="006F77C9" w:rsidRDefault="00301E09" w:rsidP="006C1090">
      <w:pPr>
        <w:pStyle w:val="CodeIDDSamples"/>
      </w:pPr>
      <w:r w:rsidRPr="006F77C9">
        <w:t xml:space="preserve">Output:EnergyManagementSystem, </w:t>
      </w:r>
    </w:p>
    <w:p w:rsidR="00301E09" w:rsidRPr="006F77C9" w:rsidRDefault="00301E09" w:rsidP="006C1090">
      <w:pPr>
        <w:pStyle w:val="CodeIDDSamples"/>
      </w:pPr>
      <w:r w:rsidRPr="006F77C9">
        <w:t xml:space="preserve">  Verbose,</w:t>
      </w:r>
    </w:p>
    <w:p w:rsidR="00301E09" w:rsidRPr="006F77C9" w:rsidRDefault="00301E09" w:rsidP="006C1090">
      <w:pPr>
        <w:pStyle w:val="CodeIDDSamples"/>
      </w:pPr>
      <w:r w:rsidRPr="006F77C9">
        <w:t xml:space="preserve">  Verbose,</w:t>
      </w:r>
    </w:p>
    <w:p w:rsidR="00301E09" w:rsidRDefault="00301E09" w:rsidP="006C1090">
      <w:pPr>
        <w:pStyle w:val="CodeIDDSamples"/>
      </w:pPr>
      <w:r w:rsidRPr="006F77C9">
        <w:t xml:space="preserve">  Verbose; </w:t>
      </w:r>
    </w:p>
    <w:p w:rsidR="00301E09" w:rsidRPr="00EC6619" w:rsidRDefault="00301E09" w:rsidP="00EC6619">
      <w:pPr>
        <w:pStyle w:val="BodyText"/>
      </w:pPr>
    </w:p>
    <w:p w:rsidR="00301E09" w:rsidRDefault="00301E09" w:rsidP="006F77C9">
      <w:pPr>
        <w:pStyle w:val="Heading2"/>
      </w:pPr>
      <w:bookmarkStart w:id="184" w:name="_Toc367348307"/>
      <w:r>
        <w:t>Example 4. Halt Program Based on Constraint</w:t>
      </w:r>
      <w:bookmarkEnd w:id="184"/>
    </w:p>
    <w:p w:rsidR="00301E09" w:rsidRDefault="00301E09" w:rsidP="003A77A5">
      <w:pPr>
        <w:pStyle w:val="Heading3"/>
      </w:pPr>
      <w:bookmarkStart w:id="185" w:name="_Toc367348308"/>
      <w:r>
        <w:t>Problem Statement</w:t>
      </w:r>
      <w:bookmarkEnd w:id="185"/>
    </w:p>
    <w:p w:rsidR="00301E09" w:rsidRDefault="00301E09" w:rsidP="002B6C08">
      <w:pPr>
        <w:pStyle w:val="BodyText"/>
        <w:spacing w:after="180"/>
      </w:pPr>
      <w:r>
        <w:t xml:space="preserve">Heavy users of EnergyPlus explore the enormous parameter space associated with building design options. Computational requirements often limit what can be accomplished in a given study. For optimizations and other parametric studies, there is usually a tension between having a very detailed model that is comfortably accurate, and a simpler model that executes faster. </w:t>
      </w:r>
    </w:p>
    <w:p w:rsidR="00301E09" w:rsidRDefault="00301E09" w:rsidP="00835D8F">
      <w:pPr>
        <w:pStyle w:val="BodyText"/>
      </w:pPr>
      <w:r>
        <w:t xml:space="preserve">For most studies many trial simulations are discarded because they violate some constraint. To save computation time, you might consider “fatal–out” simulations where early </w:t>
      </w:r>
      <w:r>
        <w:lastRenderedPageBreak/>
        <w:t>calculations show that some predetermined constraints will not be met in the final result. Many studies could save considerable computing resources by prematurely quitting models rather than always letting each simulation run to completion. All types of constraints such as poor comfort, excessive system iterations, and high energy costs could be used to kill a run. You should ask, Is there a way to use the EMS to expedite my optimal searches by stopping models prematurely if they fail some test?</w:t>
      </w:r>
    </w:p>
    <w:p w:rsidR="00301E09" w:rsidRDefault="00301E09" w:rsidP="003A77A5">
      <w:pPr>
        <w:pStyle w:val="Heading3"/>
      </w:pPr>
      <w:bookmarkStart w:id="186" w:name="_Toc367348309"/>
      <w:r>
        <w:t>EMS Design Discussion</w:t>
      </w:r>
      <w:bookmarkEnd w:id="186"/>
    </w:p>
    <w:p w:rsidR="00301E09" w:rsidRDefault="00301E09" w:rsidP="002B6C08">
      <w:pPr>
        <w:pStyle w:val="BodyText"/>
        <w:spacing w:after="180"/>
      </w:pPr>
      <w:r>
        <w:t xml:space="preserve">As an example, let us assume that the criterion for early exit is that the model fails to be sufficiently comfortable. We will start with the </w:t>
      </w:r>
      <w:r w:rsidR="002A0678">
        <w:t>Small Hotel Reference Building</w:t>
      </w:r>
      <w:r>
        <w:t xml:space="preserve"> example file</w:t>
      </w:r>
      <w:r w:rsidR="002A0678">
        <w:t xml:space="preserve"> (</w:t>
      </w:r>
      <w:r w:rsidR="002A0678" w:rsidRPr="00B033F4">
        <w:t>RefBldgSmallHotelNew2004_Chicago</w:t>
      </w:r>
      <w:r w:rsidR="002A0678">
        <w:t>.idf)</w:t>
      </w:r>
      <w:r>
        <w:t>. Short periods of discomfort are tolerated, but if the space is uncomfortable over time, we want to abandon the simulation and save computational expense. A simulation can be stopped from within an Erl program by calling the built-in function “@FatalHaltEp.”  The EMS system has only numeric data types, so we cannot generate text for the error message. Therefore, we choose a particular real-numbered value to use as an error code that provides some detail on which constraint caused early termination. In this example, we choose the value “</w:t>
      </w:r>
      <w:r w:rsidRPr="00E24331">
        <w:t>1002.50</w:t>
      </w:r>
      <w:r>
        <w:t>” to indicate an average PMV exceeds 2.5 and the value “</w:t>
      </w:r>
      <w:r w:rsidRPr="00E24331">
        <w:t>9001.30</w:t>
      </w:r>
      <w:r>
        <w:t xml:space="preserve">” indicates the average PMV less than 1.3. We will formulate the constraint by using the result of the Fanger comfort model for PMV for the building’s core zone named “Core_ZN.”  If the occupants will be too cold, we will call @FatalHaltEp with the error code </w:t>
      </w:r>
      <w:r w:rsidRPr="00E24331">
        <w:t>9001.30</w:t>
      </w:r>
      <w:r>
        <w:t xml:space="preserve">. If the occupants will be too warm during a summer design day, we will fatal out with the error code </w:t>
      </w:r>
      <w:r w:rsidRPr="00E24331">
        <w:t>1002.50</w:t>
      </w:r>
      <w:r>
        <w:t>. (These values were chosen arbitrarily to demonstrate EMS; PMV of 1.3 is not necessarily a problem.)</w:t>
      </w:r>
    </w:p>
    <w:p w:rsidR="00301E09" w:rsidRDefault="00301E09" w:rsidP="003A77A5">
      <w:pPr>
        <w:pStyle w:val="BodyText"/>
      </w:pPr>
      <w:r>
        <w:t xml:space="preserve">To monitor PMV, we will use a trend variable, which we create by using the EnergyManagementSystem:TrendVariable input object. A trend variable is a log of historical values for Erl variables. A trend log is an array that goes farther and farther back in time. For this example, we assume the constraint is to monitor the average PMV for the previous 2-hour period. The example file has 6 timesteps per hour, so each trend point is 10 minutes and a 2-hour average needs 12 timesteps. So the field Number of Timesteps to be Logged must be 12 or larger. To access the values stored in a trend variable, the built-in functions provided for accessing trends must be used. The @TrendAverage function called with an index of 12 will return the 2-hour running average. To monitor this result of running average PMV, we set up custom output variable using an EnergyManagementSystem:OutputVariable input object. </w:t>
      </w:r>
    </w:p>
    <w:p w:rsidR="00301E09" w:rsidRDefault="00301E09" w:rsidP="003A77A5">
      <w:pPr>
        <w:pStyle w:val="Heading3"/>
      </w:pPr>
      <w:bookmarkStart w:id="187" w:name="_Toc367348310"/>
      <w:r>
        <w:t>EMS Input Objects</w:t>
      </w:r>
      <w:bookmarkEnd w:id="187"/>
      <w:r>
        <w:t xml:space="preserve"> </w:t>
      </w:r>
    </w:p>
    <w:p w:rsidR="00301E09" w:rsidRDefault="00301E09" w:rsidP="00A4281B">
      <w:pPr>
        <w:pStyle w:val="BodyText"/>
      </w:pPr>
      <w:r>
        <w:t xml:space="preserve">The EMS input objects for this example follow and are contained in the example file called “EMSTestMAthAndKill.idf.” </w:t>
      </w: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Average Building Temperature , ! Name</w:t>
      </w:r>
    </w:p>
    <w:p w:rsidR="00301E09" w:rsidRDefault="00301E09" w:rsidP="006C1090">
      <w:pPr>
        <w:pStyle w:val="CodeIDDSamples"/>
      </w:pPr>
      <w:r>
        <w:t xml:space="preserve">   EndOfZoneTimestepBeforeZoneReporting , ! EnergyPlus Model Calling Point</w:t>
      </w:r>
    </w:p>
    <w:p w:rsidR="00301E09" w:rsidRDefault="00301E09" w:rsidP="006C1090">
      <w:pPr>
        <w:pStyle w:val="CodeIDDSamples"/>
      </w:pPr>
      <w:r>
        <w:t xml:space="preserve">   updateMy_averagePMV; ! Program Name 1</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t xml:space="preserve">   PMV5, !Name</w:t>
      </w:r>
    </w:p>
    <w:p w:rsidR="00301E09" w:rsidRDefault="00301E09" w:rsidP="006C1090">
      <w:pPr>
        <w:pStyle w:val="CodeIDDSamples"/>
      </w:pPr>
      <w:r>
        <w:t xml:space="preserve">   Core_ZN , ! Output:Variable or Output:Meter Index Key Name     </w:t>
      </w:r>
    </w:p>
    <w:p w:rsidR="00301E09" w:rsidRDefault="00301E09" w:rsidP="006C1090">
      <w:pPr>
        <w:pStyle w:val="CodeIDDSamples"/>
      </w:pPr>
      <w:r>
        <w:t xml:space="preserve">   </w:t>
      </w:r>
      <w:r w:rsidR="002A0678">
        <w:t xml:space="preserve">Zone Thermal Comfort </w:t>
      </w:r>
      <w:r>
        <w:t>Fanger</w:t>
      </w:r>
      <w:r w:rsidR="002A0678">
        <w:t xml:space="preserve"> Model </w:t>
      </w:r>
      <w:r>
        <w:t>PMV ; ! Output:Variable Name</w:t>
      </w:r>
    </w:p>
    <w:p w:rsidR="00301E09" w:rsidRDefault="00301E09" w:rsidP="006C1090">
      <w:pPr>
        <w:pStyle w:val="CodeIDDSamples"/>
      </w:pPr>
      <w:r>
        <w:t xml:space="preserve">   </w:t>
      </w:r>
    </w:p>
    <w:p w:rsidR="00301E09" w:rsidRDefault="00301E09" w:rsidP="006C1090">
      <w:pPr>
        <w:pStyle w:val="CodeIDDSamples"/>
      </w:pPr>
      <w:r>
        <w:t xml:space="preserve"> EnergyManagementSystem:TrendVariable,</w:t>
      </w:r>
    </w:p>
    <w:p w:rsidR="00301E09" w:rsidRDefault="00301E09" w:rsidP="006C1090">
      <w:pPr>
        <w:pStyle w:val="CodeIDDSamples"/>
      </w:pPr>
      <w:r>
        <w:t xml:space="preserve">   PMVtrendLog1,</w:t>
      </w:r>
    </w:p>
    <w:p w:rsidR="00301E09" w:rsidRDefault="00301E09" w:rsidP="006C1090">
      <w:pPr>
        <w:pStyle w:val="CodeIDDSamples"/>
      </w:pPr>
      <w:r>
        <w:t xml:space="preserve">   PMV5,</w:t>
      </w:r>
    </w:p>
    <w:p w:rsidR="00301E09" w:rsidRDefault="00301E09" w:rsidP="006C1090">
      <w:pPr>
        <w:pStyle w:val="CodeIDDSamples"/>
      </w:pPr>
      <w:r>
        <w:t xml:space="preserve">   300;</w:t>
      </w:r>
    </w:p>
    <w:p w:rsidR="00301E09" w:rsidRDefault="00301E09" w:rsidP="006C1090">
      <w:pPr>
        <w:pStyle w:val="CodeIDDSamples"/>
      </w:pPr>
      <w:r>
        <w:t xml:space="preserve">   </w:t>
      </w:r>
    </w:p>
    <w:p w:rsidR="00301E09" w:rsidRDefault="00301E09" w:rsidP="006C1090">
      <w:pPr>
        <w:pStyle w:val="CodeIDDSamples"/>
      </w:pPr>
      <w:r>
        <w:t xml:space="preserve"> EnergyManagementSystem:GlobalVariable, </w:t>
      </w:r>
    </w:p>
    <w:p w:rsidR="00301E09" w:rsidRDefault="00301E09" w:rsidP="006C1090">
      <w:pPr>
        <w:pStyle w:val="CodeIDDSamples"/>
      </w:pPr>
      <w:r>
        <w:t xml:space="preserve">   PMVrunningAvg;   </w:t>
      </w:r>
    </w:p>
    <w:p w:rsidR="00301E09" w:rsidRDefault="00301E09" w:rsidP="006C1090">
      <w:pPr>
        <w:pStyle w:val="CodeIDDSamples"/>
      </w:pPr>
      <w:r>
        <w:t xml:space="preserve">   </w:t>
      </w:r>
    </w:p>
    <w:p w:rsidR="00301E09" w:rsidRDefault="00301E09" w:rsidP="006C1090">
      <w:pPr>
        <w:pStyle w:val="CodeIDDSamples"/>
      </w:pPr>
      <w:r>
        <w:lastRenderedPageBreak/>
        <w:t xml:space="preserve"> EnergyManagementSystem:OutputVariable,</w:t>
      </w:r>
    </w:p>
    <w:p w:rsidR="00301E09" w:rsidRDefault="00301E09" w:rsidP="006C1090">
      <w:pPr>
        <w:pStyle w:val="CodeIDDSamples"/>
      </w:pPr>
      <w:r>
        <w:t xml:space="preserve">   Running Two Hour Average PMV [PMVunits], ! Name</w:t>
      </w:r>
    </w:p>
    <w:p w:rsidR="00301E09" w:rsidRDefault="00301E09" w:rsidP="006C1090">
      <w:pPr>
        <w:pStyle w:val="CodeIDDSamples"/>
      </w:pPr>
      <w:r>
        <w:t xml:space="preserve">   PMVrunningAvg,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r>
        <w:t xml:space="preserve">   </w:t>
      </w:r>
    </w:p>
    <w:p w:rsidR="00320D91" w:rsidRPr="00320D91" w:rsidRDefault="00320D91" w:rsidP="00320D91">
      <w:pPr>
        <w:pStyle w:val="BodyText"/>
      </w:pPr>
    </w:p>
    <w:p w:rsidR="00301E09" w:rsidRDefault="00301E09" w:rsidP="00320D91">
      <w:pPr>
        <w:pStyle w:val="IDDDefinition"/>
      </w:pPr>
      <w:r>
        <w:t xml:space="preserve"> EnergyManagementSystem:Program,  </w:t>
      </w:r>
    </w:p>
    <w:p w:rsidR="00301E09" w:rsidRDefault="00301E09" w:rsidP="00320D91">
      <w:pPr>
        <w:pStyle w:val="IDDDefinition"/>
      </w:pPr>
      <w:r>
        <w:t xml:space="preserve">   UpdateMy_averagePMV,</w:t>
      </w:r>
    </w:p>
    <w:p w:rsidR="00301E09" w:rsidRDefault="00301E09" w:rsidP="00320D91">
      <w:pPr>
        <w:pStyle w:val="IDDDefinition"/>
      </w:pPr>
      <w:r>
        <w:t xml:space="preserve">   Set PMVrunningAvg = @TrendAverage PMVtrendLog1 12, ! two hour running average.</w:t>
      </w:r>
    </w:p>
    <w:p w:rsidR="00301E09" w:rsidRDefault="00301E09" w:rsidP="00320D91">
      <w:pPr>
        <w:pStyle w:val="IDDDefinition"/>
      </w:pPr>
      <w:r>
        <w:t xml:space="preserve">   RUN Kill_Run_if_Uncomfortable;</w:t>
      </w:r>
    </w:p>
    <w:p w:rsidR="00301E09" w:rsidRDefault="00301E09" w:rsidP="00320D91">
      <w:pPr>
        <w:pStyle w:val="IDDDefinition"/>
      </w:pPr>
      <w:r>
        <w:t xml:space="preserve">    </w:t>
      </w:r>
    </w:p>
    <w:p w:rsidR="00301E09" w:rsidRDefault="00301E09" w:rsidP="00320D91">
      <w:pPr>
        <w:pStyle w:val="IDDDefinition"/>
      </w:pPr>
      <w:r>
        <w:t xml:space="preserve"> EnergyManagementSystem:Subroutine,</w:t>
      </w:r>
    </w:p>
    <w:p w:rsidR="00301E09" w:rsidRDefault="00301E09" w:rsidP="00320D91">
      <w:pPr>
        <w:pStyle w:val="IDDDefinition"/>
      </w:pPr>
      <w:r>
        <w:t xml:space="preserve">   Kill_Run_if_Uncomfortable,</w:t>
      </w:r>
    </w:p>
    <w:p w:rsidR="00301E09" w:rsidRDefault="00301E09" w:rsidP="00320D91">
      <w:pPr>
        <w:pStyle w:val="IDDDefinition"/>
      </w:pPr>
      <w:r>
        <w:t xml:space="preserve">   IF PMVrunningAvg &gt; 2.5,</w:t>
      </w:r>
    </w:p>
    <w:p w:rsidR="00301E09" w:rsidRDefault="00301E09" w:rsidP="00320D91">
      <w:pPr>
        <w:pStyle w:val="IDDDefinition"/>
      </w:pPr>
      <w:r>
        <w:t xml:space="preserve">     SET tmpError = @FatalHaltEp 1002.50, ! error code "1002.50" for comfort avg over 2.5</w:t>
      </w:r>
    </w:p>
    <w:p w:rsidR="00301E09" w:rsidRDefault="00301E09" w:rsidP="00320D91">
      <w:pPr>
        <w:pStyle w:val="IDDDefinition"/>
      </w:pPr>
      <w:r>
        <w:t xml:space="preserve">   ENDIF,</w:t>
      </w:r>
    </w:p>
    <w:p w:rsidR="00301E09" w:rsidRDefault="00301E09" w:rsidP="00320D91">
      <w:pPr>
        <w:pStyle w:val="IDDDefinition"/>
      </w:pPr>
      <w:r>
        <w:t xml:space="preserve">   IF PMVrunningAvg &lt; 0.0 - 1.3,</w:t>
      </w:r>
    </w:p>
    <w:p w:rsidR="00301E09" w:rsidRDefault="00301E09" w:rsidP="00320D91">
      <w:pPr>
        <w:pStyle w:val="IDDDefinition"/>
      </w:pPr>
      <w:r>
        <w:t xml:space="preserve">     SET tmpError = @FatalHaltEp 9001.30, ! error code "9001.30" for comfort avg under - 1.3</w:t>
      </w:r>
    </w:p>
    <w:p w:rsidR="00301E09" w:rsidRDefault="00301E09" w:rsidP="00320D91">
      <w:pPr>
        <w:pStyle w:val="IDDDefinition"/>
      </w:pPr>
      <w:r>
        <w:t xml:space="preserve">   ENDIF;  </w:t>
      </w:r>
    </w:p>
    <w:p w:rsidR="00301E09" w:rsidRDefault="00301E09" w:rsidP="00A4281B">
      <w:pPr>
        <w:pStyle w:val="BodyText"/>
      </w:pPr>
    </w:p>
    <w:p w:rsidR="00301E09" w:rsidRDefault="00301E09" w:rsidP="001C2E8D">
      <w:pPr>
        <w:pStyle w:val="Heading2"/>
      </w:pPr>
      <w:bookmarkStart w:id="188" w:name="_Toc367348311"/>
      <w:r>
        <w:t>Example 5. Computed Schedule</w:t>
      </w:r>
      <w:bookmarkEnd w:id="188"/>
    </w:p>
    <w:p w:rsidR="00301E09" w:rsidRDefault="00301E09" w:rsidP="00AB0576">
      <w:pPr>
        <w:pStyle w:val="Heading3"/>
      </w:pPr>
      <w:bookmarkStart w:id="189" w:name="_Toc367348312"/>
      <w:r>
        <w:t>Problem Statement</w:t>
      </w:r>
      <w:bookmarkEnd w:id="189"/>
    </w:p>
    <w:p w:rsidR="00301E09" w:rsidRPr="00AB0576" w:rsidRDefault="00301E09" w:rsidP="00AB0576">
      <w:pPr>
        <w:pStyle w:val="BodyText"/>
      </w:pPr>
      <w:r>
        <w:t>Many models have schedule inputs that could be used to control the object, but creating the schedules it is too cumbersome. We need to ask, Can we use the EMS to dynamically calculate a schedule?</w:t>
      </w:r>
    </w:p>
    <w:p w:rsidR="00301E09" w:rsidRDefault="00301E09" w:rsidP="00AB0576">
      <w:pPr>
        <w:pStyle w:val="Heading3"/>
      </w:pPr>
      <w:bookmarkStart w:id="190" w:name="_Toc367348313"/>
      <w:r>
        <w:t>EMS Design Discussion</w:t>
      </w:r>
      <w:bookmarkEnd w:id="190"/>
    </w:p>
    <w:p w:rsidR="00301E09" w:rsidRDefault="00301E09" w:rsidP="002B6C08">
      <w:pPr>
        <w:pStyle w:val="BodyText"/>
        <w:spacing w:after="180"/>
      </w:pPr>
      <w:r>
        <w:t xml:space="preserve">As an example, we will take the model from example 1 and use the EMS to replicate the heating and cooling zone temperature setpoint schedules. The input object Schedule:Constant has been set up to be available as an actuator. We then add EnergyManagementSystem:Actuator objects that set these actuators up as Erl variables. </w:t>
      </w:r>
    </w:p>
    <w:p w:rsidR="00301E09" w:rsidRDefault="00301E09" w:rsidP="00AB0576">
      <w:pPr>
        <w:pStyle w:val="BodyText"/>
      </w:pPr>
      <w:r>
        <w:t xml:space="preserve">To devise an Erl program to compute the schedule, we need to use the built-in variables that describe time and day. The built-in variable Hour will provide information about the time of day; DayOfWeek will provide information about whether it is the weekend or a weekday. </w:t>
      </w:r>
    </w:p>
    <w:p w:rsidR="00301E09" w:rsidRDefault="00301E09" w:rsidP="00AB0576">
      <w:pPr>
        <w:pStyle w:val="Heading3"/>
      </w:pPr>
      <w:bookmarkStart w:id="191" w:name="_Toc367348314"/>
      <w:r>
        <w:t>EMS Input Objects</w:t>
      </w:r>
      <w:bookmarkEnd w:id="191"/>
      <w:r>
        <w:t xml:space="preserve"> </w:t>
      </w:r>
    </w:p>
    <w:p w:rsidR="00301E09" w:rsidRDefault="00301E09" w:rsidP="004266CF">
      <w:pPr>
        <w:pStyle w:val="BodyText"/>
      </w:pPr>
      <w:r>
        <w:t xml:space="preserve">Example EMS input for computing a schedule for heating and cooling setpoints follows and are contained in the example file called “EMSCustomSchedule.idf.” </w:t>
      </w:r>
    </w:p>
    <w:p w:rsidR="00301E09" w:rsidRDefault="00301E09" w:rsidP="006C1090">
      <w:pPr>
        <w:pStyle w:val="CodeIDDSamples"/>
      </w:pPr>
      <w:r>
        <w:t xml:space="preserve">Schedule:Constant, </w:t>
      </w:r>
    </w:p>
    <w:p w:rsidR="00301E09" w:rsidRDefault="00301E09" w:rsidP="006C1090">
      <w:pPr>
        <w:pStyle w:val="CodeIDDSamples"/>
      </w:pPr>
      <w:r>
        <w:t xml:space="preserve">    CLGSETP_SCH,</w:t>
      </w:r>
    </w:p>
    <w:p w:rsidR="00301E09" w:rsidRDefault="00301E09" w:rsidP="006C1090">
      <w:pPr>
        <w:pStyle w:val="CodeIDDSamples"/>
      </w:pPr>
      <w:r>
        <w:t xml:space="preserve">    Temperature, </w:t>
      </w:r>
    </w:p>
    <w:p w:rsidR="00301E09" w:rsidRDefault="00301E09" w:rsidP="006C1090">
      <w:pPr>
        <w:pStyle w:val="CodeIDDSamples"/>
      </w:pPr>
      <w:r>
        <w:t xml:space="preserve">    24.0;</w:t>
      </w:r>
    </w:p>
    <w:p w:rsidR="00301E09" w:rsidRDefault="00301E09" w:rsidP="006C1090">
      <w:pPr>
        <w:pStyle w:val="CodeIDDSamples"/>
      </w:pPr>
    </w:p>
    <w:p w:rsidR="00301E09" w:rsidRDefault="00301E09" w:rsidP="006C1090">
      <w:pPr>
        <w:pStyle w:val="CodeIDDSamples"/>
      </w:pPr>
      <w:r>
        <w:t xml:space="preserve">  EnergyManagementSystem:Actuator, </w:t>
      </w:r>
    </w:p>
    <w:p w:rsidR="00301E09" w:rsidRDefault="00301E09" w:rsidP="006C1090">
      <w:pPr>
        <w:pStyle w:val="CodeIDDSamples"/>
      </w:pPr>
      <w:r>
        <w:t xml:space="preserve">    myCLGSETP_SCH_Override, </w:t>
      </w:r>
    </w:p>
    <w:p w:rsidR="00301E09" w:rsidRDefault="00301E09" w:rsidP="006C1090">
      <w:pPr>
        <w:pStyle w:val="CodeIDDSamples"/>
      </w:pPr>
      <w:r>
        <w:t xml:space="preserve">    CLGSETP_SCH,Schedule:Constant,Schedule Value;</w:t>
      </w:r>
    </w:p>
    <w:p w:rsidR="00301E09" w:rsidRDefault="00301E09" w:rsidP="006C1090">
      <w:pPr>
        <w:pStyle w:val="CodeIDDSamples"/>
      </w:pPr>
      <w:r>
        <w:t xml:space="preserve">    </w:t>
      </w: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My Setpoint Schedule Calculator Example, </w:t>
      </w:r>
    </w:p>
    <w:p w:rsidR="00301E09" w:rsidRDefault="00301E09" w:rsidP="006C1090">
      <w:pPr>
        <w:pStyle w:val="CodeIDDSamples"/>
      </w:pPr>
      <w:r>
        <w:t xml:space="preserve">    BeginTimestepBeforePredictor,</w:t>
      </w:r>
    </w:p>
    <w:p w:rsidR="00301E09" w:rsidRDefault="00301E09" w:rsidP="006C1090">
      <w:pPr>
        <w:pStyle w:val="CodeIDDSamples"/>
      </w:pPr>
      <w:r>
        <w:t xml:space="preserve">    MyComputedCoolingSetpointProg,</w:t>
      </w:r>
    </w:p>
    <w:p w:rsidR="00301E09" w:rsidRDefault="00301E09" w:rsidP="006C1090">
      <w:pPr>
        <w:pStyle w:val="CodeIDDSamples"/>
      </w:pPr>
      <w:r>
        <w:t xml:space="preserve">    MyComputedHeatingSetpointProg;</w:t>
      </w:r>
    </w:p>
    <w:p w:rsidR="00301E09" w:rsidRDefault="00301E09" w:rsidP="006C1090">
      <w:pPr>
        <w:pStyle w:val="CodeIDDSamples"/>
      </w:pPr>
      <w:r>
        <w:t xml:space="preserve">    </w:t>
      </w:r>
    </w:p>
    <w:p w:rsidR="00320D91" w:rsidRPr="00320D91" w:rsidRDefault="00320D91" w:rsidP="00320D91">
      <w:pPr>
        <w:pStyle w:val="BodyText"/>
      </w:pPr>
    </w:p>
    <w:p w:rsidR="00301E09" w:rsidRDefault="00301E09" w:rsidP="00320D91">
      <w:pPr>
        <w:pStyle w:val="IDDDefinition"/>
      </w:pPr>
      <w:r>
        <w:t xml:space="preserve">  EnergyManagementSystem:Program,</w:t>
      </w:r>
    </w:p>
    <w:p w:rsidR="00301E09" w:rsidRDefault="00301E09" w:rsidP="00320D91">
      <w:pPr>
        <w:pStyle w:val="IDDDefinition"/>
      </w:pPr>
      <w:r>
        <w:t xml:space="preserve">    MyComputedCoolingSetpointProg,</w:t>
      </w:r>
    </w:p>
    <w:p w:rsidR="00301E09" w:rsidRDefault="00301E09" w:rsidP="00320D91">
      <w:pPr>
        <w:pStyle w:val="IDDDefinition"/>
      </w:pPr>
      <w:r>
        <w:t xml:space="preserve">    IF (DayOfWeek == 1),</w:t>
      </w:r>
    </w:p>
    <w:p w:rsidR="00301E09" w:rsidRDefault="00301E09" w:rsidP="00320D91">
      <w:pPr>
        <w:pStyle w:val="IDDDefinition"/>
      </w:pPr>
      <w:r>
        <w:t xml:space="preserve">      Set myCLGSETP_SCH_Override = 30.0  , </w:t>
      </w:r>
    </w:p>
    <w:p w:rsidR="00301E09" w:rsidRDefault="00301E09" w:rsidP="00320D91">
      <w:pPr>
        <w:pStyle w:val="IDDDefinition"/>
      </w:pPr>
      <w:r>
        <w:t xml:space="preserve">    ELSEIF (Holiday == 3.0) &amp;&amp; (DayOfMonth == 21) &amp;&amp; (Month == 1),  !winter design day</w:t>
      </w:r>
    </w:p>
    <w:p w:rsidR="00301E09" w:rsidRDefault="00301E09" w:rsidP="00320D91">
      <w:pPr>
        <w:pStyle w:val="IDDDefinition"/>
      </w:pPr>
      <w:r>
        <w:t xml:space="preserve">      Set myCLGSETP_SCH_Override = 30.0 ,   </w:t>
      </w:r>
    </w:p>
    <w:p w:rsidR="00301E09" w:rsidRDefault="00301E09" w:rsidP="00320D91">
      <w:pPr>
        <w:pStyle w:val="IDDDefinition"/>
      </w:pPr>
      <w:r>
        <w:t xml:space="preserve">    ELSEIF HOUR &lt; 6       ,                   </w:t>
      </w:r>
    </w:p>
    <w:p w:rsidR="00301E09" w:rsidRDefault="00301E09" w:rsidP="00320D91">
      <w:pPr>
        <w:pStyle w:val="IDDDefinition"/>
      </w:pPr>
      <w:r>
        <w:t xml:space="preserve">      Set myCLGSETP_SCH_Override = 30.0  ,</w:t>
      </w:r>
    </w:p>
    <w:p w:rsidR="00301E09" w:rsidRDefault="00301E09" w:rsidP="00320D91">
      <w:pPr>
        <w:pStyle w:val="IDDDefinition"/>
      </w:pPr>
      <w:r>
        <w:t xml:space="preserve">    ELSEIF (Hour &gt;= 6) &amp;&amp; (Hour &lt; 22)  &amp;&amp; (DayOfWeek &gt;=2) &amp;&amp; (DayOfWeek &lt;=6) ,</w:t>
      </w:r>
    </w:p>
    <w:p w:rsidR="00301E09" w:rsidRDefault="00301E09" w:rsidP="00320D91">
      <w:pPr>
        <w:pStyle w:val="IDDDefinition"/>
      </w:pPr>
      <w:r>
        <w:t xml:space="preserve">      Set myCLGSETP_SCH_Override = 24.0  ,</w:t>
      </w:r>
    </w:p>
    <w:p w:rsidR="00301E09" w:rsidRDefault="00301E09" w:rsidP="00320D91">
      <w:pPr>
        <w:pStyle w:val="IDDDefinition"/>
      </w:pPr>
      <w:r>
        <w:t xml:space="preserve">    ELSEIF (Hour &gt;= 6) &amp;&amp; (hour &lt; 18) &amp;&amp; (DayOfWeek == 7)</w:t>
      </w:r>
    </w:p>
    <w:p w:rsidR="00301E09" w:rsidRDefault="00301E09" w:rsidP="00320D91">
      <w:pPr>
        <w:pStyle w:val="IDDDefinition"/>
      </w:pPr>
      <w:r>
        <w:t xml:space="preserve">      Set myCLGSETP_SCH_Override = 24.0  ,</w:t>
      </w:r>
    </w:p>
    <w:p w:rsidR="00301E09" w:rsidRDefault="00301E09" w:rsidP="00320D91">
      <w:pPr>
        <w:pStyle w:val="IDDDefinition"/>
      </w:pPr>
      <w:r>
        <w:t xml:space="preserve">    ELSEIF (Hour &gt;= 6) &amp;&amp; (hour &gt;= 18) &amp;&amp; (DayOfWeek == 7) </w:t>
      </w:r>
    </w:p>
    <w:p w:rsidR="00301E09" w:rsidRDefault="00301E09" w:rsidP="00320D91">
      <w:pPr>
        <w:pStyle w:val="IDDDefinition"/>
      </w:pPr>
      <w:r>
        <w:t xml:space="preserve">      Set myCLGSETP_SCH_Override = 30.0  ,    </w:t>
      </w:r>
    </w:p>
    <w:p w:rsidR="00301E09" w:rsidRDefault="00301E09" w:rsidP="00320D91">
      <w:pPr>
        <w:pStyle w:val="IDDDefinition"/>
      </w:pPr>
      <w:r>
        <w:t xml:space="preserve">    ELSEIF (Hour &gt;= 22)                   ,</w:t>
      </w:r>
    </w:p>
    <w:p w:rsidR="00301E09" w:rsidRDefault="00301E09" w:rsidP="00320D91">
      <w:pPr>
        <w:pStyle w:val="IDDDefinition"/>
      </w:pPr>
      <w:r>
        <w:t xml:space="preserve">      Set myCLGSETP_SCH_Override = 30.0  ,</w:t>
      </w:r>
    </w:p>
    <w:p w:rsidR="00301E09" w:rsidRDefault="00301E09" w:rsidP="00320D91">
      <w:pPr>
        <w:pStyle w:val="IDDDefinition"/>
      </w:pPr>
      <w:r>
        <w:t xml:space="preserve">    ENDIF;</w:t>
      </w:r>
    </w:p>
    <w:p w:rsidR="00320D91" w:rsidRPr="00320D91" w:rsidRDefault="00320D91" w:rsidP="00320D91">
      <w:pPr>
        <w:pStyle w:val="BodyText"/>
      </w:pPr>
    </w:p>
    <w:p w:rsidR="00301E09" w:rsidRDefault="00301E09" w:rsidP="006C1090">
      <w:pPr>
        <w:pStyle w:val="CodeIDDSamples"/>
      </w:pPr>
      <w:r>
        <w:t xml:space="preserve">  Schedule:Constant, </w:t>
      </w:r>
    </w:p>
    <w:p w:rsidR="00301E09" w:rsidRDefault="00301E09" w:rsidP="006C1090">
      <w:pPr>
        <w:pStyle w:val="CodeIDDSamples"/>
      </w:pPr>
      <w:r>
        <w:t xml:space="preserve">    HTGSETP_SCH,</w:t>
      </w:r>
    </w:p>
    <w:p w:rsidR="00301E09" w:rsidRDefault="00301E09" w:rsidP="006C1090">
      <w:pPr>
        <w:pStyle w:val="CodeIDDSamples"/>
      </w:pPr>
      <w:r>
        <w:t xml:space="preserve">    Temperature, </w:t>
      </w:r>
    </w:p>
    <w:p w:rsidR="00301E09" w:rsidRDefault="00301E09" w:rsidP="006C1090">
      <w:pPr>
        <w:pStyle w:val="CodeIDDSamples"/>
      </w:pPr>
      <w:r>
        <w:t xml:space="preserve">    21.0;</w:t>
      </w:r>
    </w:p>
    <w:p w:rsidR="00301E09" w:rsidRDefault="00301E09" w:rsidP="006C1090">
      <w:pPr>
        <w:pStyle w:val="CodeIDDSamples"/>
      </w:pPr>
    </w:p>
    <w:p w:rsidR="00301E09" w:rsidRDefault="00301E09" w:rsidP="006C1090">
      <w:pPr>
        <w:pStyle w:val="CodeIDDSamples"/>
      </w:pPr>
      <w:r>
        <w:t xml:space="preserve">  EnergyManagementSystem:Actuator, </w:t>
      </w:r>
    </w:p>
    <w:p w:rsidR="00301E09" w:rsidRDefault="00301E09" w:rsidP="006C1090">
      <w:pPr>
        <w:pStyle w:val="CodeIDDSamples"/>
      </w:pPr>
      <w:r>
        <w:t xml:space="preserve">    myHTGSETP_SCH, </w:t>
      </w:r>
    </w:p>
    <w:p w:rsidR="00301E09" w:rsidRDefault="00301E09" w:rsidP="006C1090">
      <w:pPr>
        <w:pStyle w:val="CodeIDDSamples"/>
      </w:pPr>
      <w:r>
        <w:t xml:space="preserve">    HTGSETP_SCH,Schedule:Constant,Schedule Value;</w:t>
      </w:r>
    </w:p>
    <w:p w:rsidR="00301E09" w:rsidRDefault="00301E09" w:rsidP="006C1090">
      <w:pPr>
        <w:pStyle w:val="CodeIDDSamples"/>
      </w:pPr>
    </w:p>
    <w:p w:rsidR="00320D91" w:rsidRPr="00320D91" w:rsidRDefault="00320D91" w:rsidP="00320D91">
      <w:pPr>
        <w:pStyle w:val="BodyText"/>
      </w:pPr>
    </w:p>
    <w:p w:rsidR="00301E09" w:rsidRDefault="00301E09" w:rsidP="00320D91">
      <w:pPr>
        <w:pStyle w:val="IDDDefinition"/>
      </w:pPr>
      <w:r>
        <w:t xml:space="preserve">  EnergyManagementSystem:Program,</w:t>
      </w:r>
    </w:p>
    <w:p w:rsidR="00301E09" w:rsidRDefault="00301E09" w:rsidP="00320D91">
      <w:pPr>
        <w:pStyle w:val="IDDDefinition"/>
      </w:pPr>
      <w:r>
        <w:t xml:space="preserve">   MyComputedHeatingSetpointProg,</w:t>
      </w:r>
    </w:p>
    <w:p w:rsidR="00301E09" w:rsidRDefault="00301E09" w:rsidP="00320D91">
      <w:pPr>
        <w:pStyle w:val="IDDDefinition"/>
      </w:pPr>
      <w:r>
        <w:t xml:space="preserve">   Set locHour = Hour, ! echo out for debug</w:t>
      </w:r>
    </w:p>
    <w:p w:rsidR="00301E09" w:rsidRDefault="00301E09" w:rsidP="00320D91">
      <w:pPr>
        <w:pStyle w:val="IDDDefinition"/>
      </w:pPr>
      <w:r>
        <w:t xml:space="preserve">   Set locDay = DayOfWeek, ! echo out for debug</w:t>
      </w:r>
    </w:p>
    <w:p w:rsidR="00301E09" w:rsidRDefault="00301E09" w:rsidP="00320D91">
      <w:pPr>
        <w:pStyle w:val="IDDDefinition"/>
      </w:pPr>
      <w:r>
        <w:t xml:space="preserve">   Set locHol = Holiday,  ! echo out for debug</w:t>
      </w:r>
    </w:p>
    <w:p w:rsidR="00301E09" w:rsidRDefault="00301E09" w:rsidP="00320D91">
      <w:pPr>
        <w:pStyle w:val="IDDDefinition"/>
      </w:pPr>
      <w:r>
        <w:t xml:space="preserve">   IF (DayOfWeek == 1),</w:t>
      </w:r>
    </w:p>
    <w:p w:rsidR="00301E09" w:rsidRDefault="00301E09" w:rsidP="00320D91">
      <w:pPr>
        <w:pStyle w:val="IDDDefinition"/>
      </w:pPr>
      <w:r>
        <w:t xml:space="preserve">     Set myHTGSETP_SCH = 15.6  , </w:t>
      </w:r>
    </w:p>
    <w:p w:rsidR="00301E09" w:rsidRDefault="00301E09" w:rsidP="00320D91">
      <w:pPr>
        <w:pStyle w:val="IDDDefinition"/>
      </w:pPr>
      <w:r>
        <w:t xml:space="preserve">   ELSEIF (Holiday == 3.0) &amp;&amp; (DayOfYear == 21),  !winter design day</w:t>
      </w:r>
    </w:p>
    <w:p w:rsidR="00301E09" w:rsidRDefault="00301E09" w:rsidP="00320D91">
      <w:pPr>
        <w:pStyle w:val="IDDDefinition"/>
      </w:pPr>
      <w:r>
        <w:t xml:space="preserve">     Set myHTGSETP_SCH = 21.0 ,   </w:t>
      </w:r>
    </w:p>
    <w:p w:rsidR="00301E09" w:rsidRDefault="00301E09" w:rsidP="00320D91">
      <w:pPr>
        <w:pStyle w:val="IDDDefinition"/>
      </w:pPr>
      <w:r>
        <w:t xml:space="preserve">   ELSEIF HOUR &lt; 5       ,                   </w:t>
      </w:r>
    </w:p>
    <w:p w:rsidR="00301E09" w:rsidRDefault="00301E09" w:rsidP="00320D91">
      <w:pPr>
        <w:pStyle w:val="IDDDefinition"/>
      </w:pPr>
      <w:r>
        <w:t xml:space="preserve">     Set myHTGSETP_SCH = 15.6  ,</w:t>
      </w:r>
    </w:p>
    <w:p w:rsidR="00301E09" w:rsidRDefault="00301E09" w:rsidP="00320D91">
      <w:pPr>
        <w:pStyle w:val="IDDDefinition"/>
      </w:pPr>
      <w:r>
        <w:t xml:space="preserve">   ELSEIF (Hour &gt;= 5) &amp;&amp; (Hour &lt; 19)  &amp;&amp; (DayOfWeek &gt;=2) &amp;&amp; (DayOfWeek &lt;=6) ,</w:t>
      </w:r>
    </w:p>
    <w:p w:rsidR="00301E09" w:rsidRDefault="00301E09" w:rsidP="00320D91">
      <w:pPr>
        <w:pStyle w:val="IDDDefinition"/>
      </w:pPr>
      <w:r>
        <w:t xml:space="preserve">     Set myHTGSETP_SCH = 21.0  ,</w:t>
      </w:r>
    </w:p>
    <w:p w:rsidR="00301E09" w:rsidRDefault="00301E09" w:rsidP="00320D91">
      <w:pPr>
        <w:pStyle w:val="IDDDefinition"/>
      </w:pPr>
      <w:r>
        <w:t xml:space="preserve">   ELSEIF (Hour &gt;= 6) &amp;&amp; (hour &lt; 17) &amp;&amp; (DayOfWeek == 7),</w:t>
      </w:r>
    </w:p>
    <w:p w:rsidR="00301E09" w:rsidRDefault="00301E09" w:rsidP="00320D91">
      <w:pPr>
        <w:pStyle w:val="IDDDefinition"/>
      </w:pPr>
      <w:r>
        <w:t xml:space="preserve">     Set myHTGSETP_SCH = 21.0  ,</w:t>
      </w:r>
    </w:p>
    <w:p w:rsidR="00301E09" w:rsidRDefault="00301E09" w:rsidP="00320D91">
      <w:pPr>
        <w:pStyle w:val="IDDDefinition"/>
      </w:pPr>
      <w:r>
        <w:t xml:space="preserve">   ELSEIF (Hour &gt;= 6) &amp;&amp; (hour &gt;= 17) &amp;&amp; (DayOfWeek == 7) ,</w:t>
      </w:r>
    </w:p>
    <w:p w:rsidR="00301E09" w:rsidRDefault="00301E09" w:rsidP="00320D91">
      <w:pPr>
        <w:pStyle w:val="IDDDefinition"/>
      </w:pPr>
      <w:r>
        <w:t xml:space="preserve">     Set myHTGSETP_SCH = 15.6   ,    </w:t>
      </w:r>
    </w:p>
    <w:p w:rsidR="00301E09" w:rsidRDefault="00301E09" w:rsidP="00320D91">
      <w:pPr>
        <w:pStyle w:val="IDDDefinition"/>
      </w:pPr>
      <w:r>
        <w:t xml:space="preserve">   ELSEIF (Hour &gt;= 19)          ,</w:t>
      </w:r>
    </w:p>
    <w:p w:rsidR="00301E09" w:rsidRDefault="00301E09" w:rsidP="00320D91">
      <w:pPr>
        <w:pStyle w:val="IDDDefinition"/>
      </w:pPr>
      <w:r>
        <w:t xml:space="preserve">     Set myHTGSETP_SCH = 15.6   ,</w:t>
      </w:r>
    </w:p>
    <w:p w:rsidR="00301E09" w:rsidRDefault="00301E09" w:rsidP="00320D91">
      <w:pPr>
        <w:pStyle w:val="IDDDefinition"/>
      </w:pPr>
      <w:r>
        <w:t xml:space="preserve">   ENDIF;</w:t>
      </w:r>
    </w:p>
    <w:p w:rsidR="00301E09" w:rsidRDefault="00301E09" w:rsidP="004266CF">
      <w:pPr>
        <w:pStyle w:val="BodyText"/>
      </w:pPr>
    </w:p>
    <w:p w:rsidR="00301E09" w:rsidRDefault="00301E09" w:rsidP="00CB19B8">
      <w:pPr>
        <w:pStyle w:val="Heading2"/>
      </w:pPr>
      <w:bookmarkStart w:id="192" w:name="_Toc367348315"/>
      <w:r>
        <w:t>Example 6. Window Shade Control</w:t>
      </w:r>
      <w:bookmarkEnd w:id="192"/>
    </w:p>
    <w:p w:rsidR="00301E09" w:rsidRDefault="00301E09" w:rsidP="00CB19B8">
      <w:pPr>
        <w:pStyle w:val="Heading3"/>
      </w:pPr>
      <w:bookmarkStart w:id="193" w:name="_Toc367348316"/>
      <w:r>
        <w:t>Problem Statement</w:t>
      </w:r>
      <w:bookmarkEnd w:id="193"/>
    </w:p>
    <w:p w:rsidR="00301E09" w:rsidRPr="00CB19B8" w:rsidRDefault="00301E09" w:rsidP="00CB19B8">
      <w:pPr>
        <w:pStyle w:val="BodyText"/>
      </w:pPr>
      <w:r>
        <w:t>EnergyPlus offers a wide range of control options in the WindowProperty:ShadingControl object, but it is easy to imagine custom schemes for controlling shades or blinds that are not available. We need to ask, Can we use the EMS to override the shading controls?</w:t>
      </w:r>
    </w:p>
    <w:p w:rsidR="00301E09" w:rsidRDefault="00301E09" w:rsidP="00CB19B8">
      <w:pPr>
        <w:pStyle w:val="Heading3"/>
      </w:pPr>
      <w:bookmarkStart w:id="194" w:name="_Toc367348317"/>
      <w:r>
        <w:lastRenderedPageBreak/>
        <w:t>EMS Design Discussion</w:t>
      </w:r>
      <w:bookmarkEnd w:id="194"/>
    </w:p>
    <w:p w:rsidR="00301E09" w:rsidRDefault="00301E09" w:rsidP="002B6C08">
      <w:pPr>
        <w:pStyle w:val="BodyText"/>
        <w:spacing w:after="120"/>
      </w:pPr>
      <w:r>
        <w:t>We will take the example file PurchAirWindowBlind.idf and use EMS to add a new control scheme. This file has an interior blind that can be either “on” or “off.”  The control scheme has three parts:</w:t>
      </w:r>
    </w:p>
    <w:p w:rsidR="00301E09" w:rsidRDefault="00301E09" w:rsidP="00EC6619">
      <w:pPr>
        <w:pStyle w:val="ListBullet2"/>
      </w:pPr>
      <w:r>
        <w:t>Deploy the blind whenever too much direct sun would enter the zone and cause discomfort for the occupants.</w:t>
      </w:r>
    </w:p>
    <w:p w:rsidR="00301E09" w:rsidRDefault="00301E09" w:rsidP="00EC6619">
      <w:pPr>
        <w:pStyle w:val="ListBullet2"/>
      </w:pPr>
      <w:r>
        <w:t xml:space="preserve">Deploy the blind whenever there is a significant cooling load. </w:t>
      </w:r>
    </w:p>
    <w:p w:rsidR="00301E09" w:rsidRDefault="00301E09" w:rsidP="00EC6619">
      <w:pPr>
        <w:pStyle w:val="ListBullet2"/>
      </w:pPr>
      <w:r>
        <w:t xml:space="preserve">Leave the blind open whenever the first two constraints have not triggered. </w:t>
      </w:r>
    </w:p>
    <w:p w:rsidR="00301E09" w:rsidRDefault="00301E09" w:rsidP="002B6C08">
      <w:pPr>
        <w:pStyle w:val="BodyText"/>
        <w:spacing w:after="180"/>
      </w:pPr>
      <w:r>
        <w:t>We assume that a model for the direct sun control is based on incidence angle, where the angle is defined as zero for normal incidence relative to the plane of the window. When the direct solar incidence angle is less than 45 degrees, we want to draw the blind. EnergyPlus has a report variable called “</w:t>
      </w:r>
      <w:r w:rsidRPr="002044A1">
        <w:t>Surface Ext Solar Beam Cosine Of Incidence Angle</w:t>
      </w:r>
      <w:r>
        <w:t xml:space="preserve">,” for which we will use a sensor in our </w:t>
      </w:r>
      <w:r w:rsidRPr="002044A1">
        <w:t>EnergyManagementSystem:Sensor</w:t>
      </w:r>
      <w:r>
        <w:t xml:space="preserve"> input object. This sensor is a cosine value that we turn into an angle value with the built-in function @ArcCos. Then we will use the built-in function @RadToDeg to convert from radians to degrees. This new window/solar incidence angle in degree may be an interesting report variable, so we use an EnergyManagementSystem:OutputVariable input object to create custom output. </w:t>
      </w:r>
    </w:p>
    <w:p w:rsidR="00301E09" w:rsidRDefault="00301E09" w:rsidP="002B6C08">
      <w:pPr>
        <w:pStyle w:val="BodyText"/>
        <w:spacing w:after="180"/>
      </w:pPr>
      <w:r>
        <w:t>Because the transmitted solar is a problem only when there is a cooling load, we also trigger the blind based on the current data for cooling. The report variable called “</w:t>
      </w:r>
      <w:r w:rsidRPr="002044A1">
        <w:t>Zone/Sys Sensible Cooling Rate</w:t>
      </w:r>
      <w:r>
        <w:t xml:space="preserve">” is used in an EMS sensor to obtain an Erl variable with the most recent data about zone cooling load required to meet setpoint. When this value is positive, we know the zone cannot make good use of passive solar heating, so we close the blind. </w:t>
      </w:r>
    </w:p>
    <w:p w:rsidR="00301E09" w:rsidRDefault="00301E09" w:rsidP="002B6C08">
      <w:pPr>
        <w:pStyle w:val="BodyText"/>
        <w:spacing w:after="180"/>
      </w:pPr>
      <w:r>
        <w:t xml:space="preserve">The EMS actuator will override the operation of a WindowProperty:ShadingControl input object. Related to this, the EDD file shows </w:t>
      </w:r>
    </w:p>
    <w:p w:rsidR="00301E09" w:rsidRPr="00EC6619" w:rsidRDefault="00301E09" w:rsidP="00EC6619">
      <w:pPr>
        <w:pStyle w:val="IDDDefinition"/>
        <w:rPr>
          <w:color w:val="FF0000"/>
        </w:rPr>
      </w:pPr>
      <w:r w:rsidRPr="00EC6619">
        <w:rPr>
          <w:color w:val="FF0000"/>
        </w:rPr>
        <w:t>! &lt;EnergyManagementSystem:Actuator Available&gt;, Component Unique Name, Component Type,  Control Type</w:t>
      </w:r>
    </w:p>
    <w:p w:rsidR="00301E09" w:rsidRDefault="00301E09" w:rsidP="00EC6619">
      <w:pPr>
        <w:pStyle w:val="IDDDefinition"/>
      </w:pPr>
      <w:r>
        <w:t>EnergyManagementSystem:Actuator Available,ZN001:WALL001:WIN001,Window Shading Control,Control Status</w:t>
      </w:r>
    </w:p>
    <w:p w:rsidR="00301E09" w:rsidRPr="001671D4" w:rsidRDefault="00301E09" w:rsidP="002044A1">
      <w:pPr>
        <w:pStyle w:val="BodyText"/>
      </w:pPr>
      <w:r>
        <w:t>Although the user-defined name for the WindowProperty:ShadingControl is “</w:t>
      </w:r>
      <w:r w:rsidRPr="001671D4">
        <w:t>INCIDENT SOLAR ON BLIND</w:t>
      </w:r>
      <w:r>
        <w:t xml:space="preserve">,” the component unique name of the actuator that is available is called “ZN001:WALL001:WIN001.”  There could be multiple windows, all with shades, and each is governed by a single WindowProperty:ShadingControl input object. The EMS actuator could override each window separately. The Control Type is called “Control Status,” and requires you to set the status to one of a set of possible control flags. For this case, with only an interior shade, there are two states for the actuator to take. The first shows the shade is “off,” and corresponds to a value of 0.0. The second shows the interior shade is “on,” and corresponds to a value of 6.0. </w:t>
      </w:r>
    </w:p>
    <w:p w:rsidR="00301E09" w:rsidRDefault="00301E09" w:rsidP="00CB19B8">
      <w:pPr>
        <w:pStyle w:val="Heading3"/>
      </w:pPr>
      <w:bookmarkStart w:id="195" w:name="_Toc367348318"/>
      <w:r>
        <w:t>EMS Input Objects</w:t>
      </w:r>
      <w:bookmarkEnd w:id="195"/>
      <w:r>
        <w:t xml:space="preserve"> </w:t>
      </w:r>
    </w:p>
    <w:p w:rsidR="00301E09" w:rsidRPr="000913AB" w:rsidRDefault="00301E09" w:rsidP="0018181E">
      <w:pPr>
        <w:pStyle w:val="BodyText"/>
      </w:pPr>
      <w:r>
        <w:t xml:space="preserve">The EMS input objects for this example follow and are contained in the example file called “EMSWindowShadeControl.idf.” </w:t>
      </w:r>
    </w:p>
    <w:p w:rsidR="00301E09" w:rsidRDefault="00301E09" w:rsidP="006C1090">
      <w:pPr>
        <w:pStyle w:val="CodeIDDSamples"/>
      </w:pPr>
      <w:r>
        <w:t xml:space="preserve">Output:EnergyManagementSystem, </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t xml:space="preserve">   Solar_Beam_Incident_Cos, !Name</w:t>
      </w:r>
    </w:p>
    <w:p w:rsidR="00301E09" w:rsidRDefault="00301E09" w:rsidP="006C1090">
      <w:pPr>
        <w:pStyle w:val="CodeIDDSamples"/>
      </w:pPr>
      <w:r>
        <w:t xml:space="preserve">   Zn001:Wall001:Win001,! Output:Variable or Output:Meter Index Key Name   </w:t>
      </w:r>
    </w:p>
    <w:p w:rsidR="00301E09" w:rsidRDefault="00301E09" w:rsidP="006C1090">
      <w:pPr>
        <w:pStyle w:val="CodeIDDSamples"/>
      </w:pPr>
      <w:r>
        <w:t xml:space="preserve">   </w:t>
      </w:r>
      <w:r w:rsidR="00320D91" w:rsidRPr="00320D91">
        <w:t>Surface Outside Face Beam Solar Incident Angle Cosine Value</w:t>
      </w:r>
      <w:r>
        <w:t xml:space="preserve">; ! </w:t>
      </w:r>
      <w:r w:rsidR="00320D91">
        <w:t>Var Name</w:t>
      </w:r>
      <w:r>
        <w:t xml:space="preserve"> </w:t>
      </w:r>
    </w:p>
    <w:p w:rsidR="00301E09" w:rsidRDefault="00301E09" w:rsidP="006C1090">
      <w:pPr>
        <w:pStyle w:val="CodeIDDSamples"/>
      </w:pPr>
      <w:r>
        <w:t xml:space="preserve">   </w:t>
      </w:r>
    </w:p>
    <w:p w:rsidR="00320D91" w:rsidRDefault="00301E09" w:rsidP="006C1090">
      <w:pPr>
        <w:pStyle w:val="CodeIDDSamples"/>
      </w:pPr>
      <w:r>
        <w:t xml:space="preserve"> Output:Variable, Zn001:Wall001:Win001, </w:t>
      </w:r>
    </w:p>
    <w:p w:rsidR="00301E09" w:rsidRDefault="00320D91" w:rsidP="006C1090">
      <w:pPr>
        <w:pStyle w:val="CodeIDDSamples"/>
      </w:pPr>
      <w:r>
        <w:t xml:space="preserve">    </w:t>
      </w:r>
      <w:r w:rsidRPr="00320D91">
        <w:t>Surface Outside Face Beam Solar Incident Angle Cosine Value</w:t>
      </w:r>
      <w:r w:rsidR="00301E09">
        <w:t>, Timestep;</w:t>
      </w:r>
    </w:p>
    <w:p w:rsidR="00301E09" w:rsidRDefault="00301E09" w:rsidP="006C1090">
      <w:pPr>
        <w:pStyle w:val="CodeIDDSamples"/>
      </w:pPr>
      <w:r>
        <w:t xml:space="preserve"> </w:t>
      </w:r>
    </w:p>
    <w:p w:rsidR="00301E09" w:rsidRDefault="00301E09" w:rsidP="006C1090">
      <w:pPr>
        <w:pStyle w:val="CodeIDDSamples"/>
      </w:pPr>
      <w:r>
        <w:lastRenderedPageBreak/>
        <w:t xml:space="preserve"> EnergyManagementSystem:Sensor,</w:t>
      </w:r>
    </w:p>
    <w:p w:rsidR="00301E09" w:rsidRDefault="00301E09" w:rsidP="006C1090">
      <w:pPr>
        <w:pStyle w:val="CodeIDDSamples"/>
      </w:pPr>
      <w:r>
        <w:t xml:space="preserve">   Zone_Sensible_Cool_Rate, !Name</w:t>
      </w:r>
    </w:p>
    <w:p w:rsidR="00301E09" w:rsidRDefault="00301E09" w:rsidP="006C1090">
      <w:pPr>
        <w:pStyle w:val="CodeIDDSamples"/>
      </w:pPr>
      <w:r>
        <w:t xml:space="preserve">   RESISTIVE ZONE,! Output:Variable or Output:Meter Index Key Name   </w:t>
      </w:r>
    </w:p>
    <w:p w:rsidR="00301E09" w:rsidRDefault="00301E09" w:rsidP="006C1090">
      <w:pPr>
        <w:pStyle w:val="CodeIDDSamples"/>
      </w:pPr>
      <w:r>
        <w:t xml:space="preserve">   </w:t>
      </w:r>
      <w:r w:rsidR="00320D91" w:rsidRPr="00320D91">
        <w:t>Zone Air System Sensible Cooling Rate</w:t>
      </w:r>
      <w:r>
        <w:t xml:space="preserve">; ! </w:t>
      </w:r>
      <w:r w:rsidR="00320D91">
        <w:t>Var</w:t>
      </w:r>
      <w:r>
        <w:t xml:space="preserve"> Name   </w:t>
      </w:r>
    </w:p>
    <w:p w:rsidR="00301E09" w:rsidRDefault="00301E09" w:rsidP="006C1090">
      <w:pPr>
        <w:pStyle w:val="CodeIDDSamples"/>
      </w:pPr>
      <w:r>
        <w:t xml:space="preserve"> </w:t>
      </w:r>
    </w:p>
    <w:p w:rsidR="00320D91" w:rsidRDefault="00301E09" w:rsidP="006C1090">
      <w:pPr>
        <w:pStyle w:val="CodeIDDSamples"/>
      </w:pPr>
      <w:r>
        <w:t xml:space="preserve"> Output:Variable, RESISTIVE ZONE, </w:t>
      </w:r>
    </w:p>
    <w:p w:rsidR="00301E09" w:rsidRDefault="00320D91" w:rsidP="006C1090">
      <w:pPr>
        <w:pStyle w:val="CodeIDDSamples"/>
      </w:pPr>
      <w:r>
        <w:t xml:space="preserve">    </w:t>
      </w:r>
      <w:r w:rsidRPr="00320D91">
        <w:t>Zone Air System Sensible Cooling Rate</w:t>
      </w:r>
      <w:r w:rsidR="00301E09">
        <w:t>, Timestep;</w:t>
      </w:r>
    </w:p>
    <w:p w:rsidR="00301E09" w:rsidRDefault="00301E09" w:rsidP="006C1090">
      <w:pPr>
        <w:pStyle w:val="CodeIDDSamples"/>
      </w:pPr>
      <w:r>
        <w:t xml:space="preserve">   </w:t>
      </w:r>
    </w:p>
    <w:p w:rsidR="00301E09" w:rsidRDefault="00301E09" w:rsidP="006C1090">
      <w:pPr>
        <w:pStyle w:val="CodeIDDSamples"/>
      </w:pPr>
      <w:r>
        <w:t>EnergyManagementSystem:ProgramCallingManager,</w:t>
      </w:r>
    </w:p>
    <w:p w:rsidR="00301E09" w:rsidRDefault="00301E09" w:rsidP="006C1090">
      <w:pPr>
        <w:pStyle w:val="CodeIDDSamples"/>
      </w:pPr>
      <w:r>
        <w:t xml:space="preserve">  Window Shading Device EMS Controller,    ! Name</w:t>
      </w:r>
    </w:p>
    <w:p w:rsidR="00301E09" w:rsidRDefault="00301E09" w:rsidP="006C1090">
      <w:pPr>
        <w:pStyle w:val="CodeIDDSamples"/>
      </w:pPr>
      <w:r>
        <w:t xml:space="preserve">  BeginTimestepBeforePredictor , ! EnergyPlus Model Calling Point</w:t>
      </w:r>
    </w:p>
    <w:p w:rsidR="00301E09" w:rsidRDefault="00301E09" w:rsidP="006C1090">
      <w:pPr>
        <w:pStyle w:val="CodeIDDSamples"/>
      </w:pPr>
      <w:r>
        <w:t xml:space="preserve">  Set_Shade_Control_State ;         ! Program Name 1</w:t>
      </w:r>
    </w:p>
    <w:p w:rsidR="00301E09" w:rsidRDefault="00301E09" w:rsidP="006C1090">
      <w:pPr>
        <w:pStyle w:val="CodeIDDSamples"/>
      </w:pPr>
      <w:r>
        <w:t xml:space="preserve">  </w:t>
      </w:r>
    </w:p>
    <w:p w:rsidR="00301E09" w:rsidRDefault="00301E09" w:rsidP="006C1090">
      <w:pPr>
        <w:pStyle w:val="CodeIDDSamples"/>
      </w:pPr>
      <w:r>
        <w:t>EnergyManagementSystem:Actuator,</w:t>
      </w:r>
    </w:p>
    <w:p w:rsidR="00301E09" w:rsidRDefault="00301E09" w:rsidP="006C1090">
      <w:pPr>
        <w:pStyle w:val="CodeIDDSamples"/>
      </w:pPr>
      <w:r>
        <w:t xml:space="preserve">  Zn001_Wall001_Win001_Shading_Deploy_Status,   ! Name</w:t>
      </w:r>
    </w:p>
    <w:p w:rsidR="00301E09" w:rsidRDefault="00301E09" w:rsidP="006C1090">
      <w:pPr>
        <w:pStyle w:val="CodeIDDSamples"/>
      </w:pPr>
      <w:r>
        <w:t xml:space="preserve">  Zn001:Wall001:Win001,    ! Component Name  Surface name with shade controls</w:t>
      </w:r>
    </w:p>
    <w:p w:rsidR="00301E09" w:rsidRDefault="00301E09" w:rsidP="006C1090">
      <w:pPr>
        <w:pStyle w:val="CodeIDDSamples"/>
      </w:pPr>
      <w:r>
        <w:t xml:space="preserve">  Window Shade Control, ! Component Type</w:t>
      </w:r>
    </w:p>
    <w:p w:rsidR="00301E09" w:rsidRDefault="00301E09" w:rsidP="006C1090">
      <w:pPr>
        <w:pStyle w:val="CodeIDDSamples"/>
      </w:pPr>
      <w:r>
        <w:t xml:space="preserve">  Control Status;    ! Control Type</w:t>
      </w:r>
    </w:p>
    <w:p w:rsidR="00301E09" w:rsidRDefault="00301E09" w:rsidP="006C1090">
      <w:pPr>
        <w:pStyle w:val="CodeIDDSamples"/>
      </w:pPr>
    </w:p>
    <w:p w:rsidR="00320D91" w:rsidRPr="00320D91" w:rsidRDefault="00320D91" w:rsidP="00320D91">
      <w:pPr>
        <w:pStyle w:val="BodyText"/>
      </w:pPr>
    </w:p>
    <w:p w:rsidR="00301E09" w:rsidRDefault="00301E09" w:rsidP="00320D91">
      <w:pPr>
        <w:pStyle w:val="IDDDefinition"/>
      </w:pPr>
      <w:r>
        <w:t>EnergyManagementSystem:Program,</w:t>
      </w:r>
    </w:p>
    <w:p w:rsidR="00301E09" w:rsidRDefault="00301E09" w:rsidP="00320D91">
      <w:pPr>
        <w:pStyle w:val="IDDDefinition"/>
      </w:pPr>
      <w:r>
        <w:t xml:space="preserve">  Set_Shade_Control_State,     ! Name</w:t>
      </w:r>
    </w:p>
    <w:p w:rsidR="00301E09" w:rsidRDefault="00301E09" w:rsidP="00320D91">
      <w:pPr>
        <w:pStyle w:val="IDDDefinition"/>
      </w:pPr>
      <w:r>
        <w:t xml:space="preserve">  ! </w:t>
      </w:r>
    </w:p>
    <w:p w:rsidR="00301E09" w:rsidRDefault="00301E09" w:rsidP="00320D91">
      <w:pPr>
        <w:pStyle w:val="IDDDefinition"/>
      </w:pPr>
      <w:r>
        <w:t xml:space="preserve">  Set IncidentAngleRad = @ArcCos Solar_Beam_Incident_Cos,</w:t>
      </w:r>
    </w:p>
    <w:p w:rsidR="00301E09" w:rsidRDefault="00301E09" w:rsidP="00320D91">
      <w:pPr>
        <w:pStyle w:val="IDDDefinition"/>
      </w:pPr>
      <w:r>
        <w:t xml:space="preserve">  Set IncidentAngle   = @RadToDeg IncidentAngleRad,</w:t>
      </w:r>
    </w:p>
    <w:p w:rsidR="00301E09" w:rsidRDefault="00301E09" w:rsidP="00320D91">
      <w:pPr>
        <w:pStyle w:val="IDDDefinition"/>
      </w:pPr>
      <w:r>
        <w:t xml:space="preserve">  !</w:t>
      </w:r>
    </w:p>
    <w:p w:rsidR="00301E09" w:rsidRDefault="00301E09" w:rsidP="00320D91">
      <w:pPr>
        <w:pStyle w:val="IDDDefinition"/>
      </w:pPr>
      <w:r>
        <w:t xml:space="preserve">  IF IncidentAngle &lt; 45 , ! Block intense direct sun</w:t>
      </w:r>
    </w:p>
    <w:p w:rsidR="00301E09" w:rsidRDefault="00301E09" w:rsidP="00320D91">
      <w:pPr>
        <w:pStyle w:val="IDDDefinition"/>
      </w:pPr>
      <w:r>
        <w:t xml:space="preserve">   Set Zn001_Wall001_Win001_Shading_Deploy_Status = Shade_Status_Interior_Blind_On,</w:t>
      </w:r>
    </w:p>
    <w:p w:rsidR="00301E09" w:rsidRDefault="00301E09" w:rsidP="00320D91">
      <w:pPr>
        <w:pStyle w:val="IDDDefinition"/>
      </w:pPr>
      <w:r>
        <w:t xml:space="preserve">  ELSEIF Zone_Sensible_Cool_Rate &gt; 20, ! block to reduce cooling loads</w:t>
      </w:r>
    </w:p>
    <w:p w:rsidR="00301E09" w:rsidRDefault="00301E09" w:rsidP="00320D91">
      <w:pPr>
        <w:pStyle w:val="IDDDefinition"/>
      </w:pPr>
      <w:r>
        <w:t xml:space="preserve">   Set Zn001_Wall001_Win001_Shading_Deploy_Status = Shade_Status_Interior_Blind_On,   </w:t>
      </w:r>
    </w:p>
    <w:p w:rsidR="00301E09" w:rsidRDefault="00301E09" w:rsidP="00320D91">
      <w:pPr>
        <w:pStyle w:val="IDDDefinition"/>
      </w:pPr>
      <w:r>
        <w:t xml:space="preserve">  Else,</w:t>
      </w:r>
    </w:p>
    <w:p w:rsidR="00301E09" w:rsidRDefault="00301E09" w:rsidP="00320D91">
      <w:pPr>
        <w:pStyle w:val="IDDDefinition"/>
      </w:pPr>
      <w:r>
        <w:t xml:space="preserve">   Set Zn001_Wall001_Win001_Shading_Deploy_Status = Shade_Status_Off ,</w:t>
      </w:r>
    </w:p>
    <w:p w:rsidR="00301E09" w:rsidRDefault="00301E09" w:rsidP="00320D91">
      <w:pPr>
        <w:pStyle w:val="IDDDefinition"/>
      </w:pPr>
      <w:r>
        <w:t xml:space="preserve">  ENDIF ;</w:t>
      </w:r>
    </w:p>
    <w:p w:rsidR="00301E09" w:rsidRDefault="00301E09" w:rsidP="00320D91">
      <w:pPr>
        <w:pStyle w:val="IDDDefinition"/>
      </w:pPr>
    </w:p>
    <w:p w:rsidR="00320D91" w:rsidRPr="00320D91" w:rsidRDefault="00320D91" w:rsidP="00320D91">
      <w:pPr>
        <w:pStyle w:val="BodyText"/>
      </w:pPr>
    </w:p>
    <w:p w:rsidR="00301E09" w:rsidRDefault="00301E09" w:rsidP="006C1090">
      <w:pPr>
        <w:pStyle w:val="CodeIDDSamples"/>
      </w:pPr>
      <w:r>
        <w:t>EnergyManagementSystem:OutputVariable,</w:t>
      </w:r>
    </w:p>
    <w:p w:rsidR="00301E09" w:rsidRDefault="00301E09" w:rsidP="006C1090">
      <w:pPr>
        <w:pStyle w:val="CodeIDDSamples"/>
      </w:pPr>
      <w:r>
        <w:t xml:space="preserve">   Erl Shading Control Status, ! Name</w:t>
      </w:r>
    </w:p>
    <w:p w:rsidR="00301E09" w:rsidRDefault="00301E09" w:rsidP="006C1090">
      <w:pPr>
        <w:pStyle w:val="CodeIDDSamples"/>
      </w:pPr>
      <w:r>
        <w:t xml:space="preserve">   Zn001_Wall001_Win001_Shading_Deploy_Status,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p>
    <w:p w:rsidR="00301E09" w:rsidRDefault="00301E09" w:rsidP="006C1090">
      <w:pPr>
        <w:pStyle w:val="CodeIDDSamples"/>
      </w:pPr>
      <w:r>
        <w:t>EnergyManagementSystem:OutputVariable,</w:t>
      </w:r>
    </w:p>
    <w:p w:rsidR="00301E09" w:rsidRDefault="00301E09" w:rsidP="006C1090">
      <w:pPr>
        <w:pStyle w:val="CodeIDDSamples"/>
      </w:pPr>
      <w:r>
        <w:t xml:space="preserve">   Erl Zn001:Wall001:Win001 Incident Angle, ! Name</w:t>
      </w:r>
    </w:p>
    <w:p w:rsidR="00301E09" w:rsidRDefault="00301E09" w:rsidP="006C1090">
      <w:pPr>
        <w:pStyle w:val="CodeIDDSamples"/>
      </w:pPr>
      <w:r>
        <w:t xml:space="preserve">   IncidentAngle,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p>
    <w:p w:rsidR="00301E09" w:rsidRDefault="00301E09" w:rsidP="006C1090">
      <w:pPr>
        <w:pStyle w:val="CodeIDDSamples"/>
      </w:pPr>
      <w:r>
        <w:t xml:space="preserve"> EnergyManagementSystem:GlobalVariable,  IncidentAngle;</w:t>
      </w:r>
    </w:p>
    <w:p w:rsidR="00301E09" w:rsidRDefault="00301E09" w:rsidP="006C1090">
      <w:pPr>
        <w:pStyle w:val="CodeIDDSamples"/>
      </w:pPr>
    </w:p>
    <w:p w:rsidR="00301E09" w:rsidRDefault="00301E09" w:rsidP="006C1090">
      <w:pPr>
        <w:pStyle w:val="CodeIDDSamples"/>
      </w:pPr>
      <w:r>
        <w:t xml:space="preserve">Output:Variable, </w:t>
      </w:r>
    </w:p>
    <w:p w:rsidR="00301E09" w:rsidRDefault="00301E09" w:rsidP="006C1090">
      <w:pPr>
        <w:pStyle w:val="CodeIDDSamples"/>
      </w:pPr>
      <w:r>
        <w:t xml:space="preserve">  *, </w:t>
      </w:r>
    </w:p>
    <w:p w:rsidR="00301E09" w:rsidRDefault="00301E09" w:rsidP="006C1090">
      <w:pPr>
        <w:pStyle w:val="CodeIDDSamples"/>
      </w:pPr>
      <w:r>
        <w:t xml:space="preserve">  Erl Shading Control Status, </w:t>
      </w:r>
    </w:p>
    <w:p w:rsidR="00301E09" w:rsidRDefault="00301E09" w:rsidP="006C1090">
      <w:pPr>
        <w:pStyle w:val="CodeIDDSamples"/>
      </w:pPr>
      <w:r>
        <w:t xml:space="preserve">  Timestep;</w:t>
      </w:r>
    </w:p>
    <w:p w:rsidR="00301E09" w:rsidRDefault="00301E09" w:rsidP="006C1090">
      <w:pPr>
        <w:pStyle w:val="CodeIDDSamples"/>
      </w:pPr>
    </w:p>
    <w:p w:rsidR="00301E09" w:rsidRDefault="00301E09" w:rsidP="006C1090">
      <w:pPr>
        <w:pStyle w:val="CodeIDDSamples"/>
      </w:pPr>
      <w:r>
        <w:t xml:space="preserve">Output:Variable, </w:t>
      </w:r>
    </w:p>
    <w:p w:rsidR="00301E09" w:rsidRDefault="00301E09" w:rsidP="006C1090">
      <w:pPr>
        <w:pStyle w:val="CodeIDDSamples"/>
      </w:pPr>
      <w:r>
        <w:t xml:space="preserve">  *, </w:t>
      </w:r>
    </w:p>
    <w:p w:rsidR="00301E09" w:rsidRDefault="00301E09" w:rsidP="006C1090">
      <w:pPr>
        <w:pStyle w:val="CodeIDDSamples"/>
      </w:pPr>
      <w:r>
        <w:t xml:space="preserve">  Erl Zn001:Wall001:Win001 Incident Angle, </w:t>
      </w:r>
    </w:p>
    <w:p w:rsidR="00301E09" w:rsidRDefault="00301E09" w:rsidP="006C1090">
      <w:pPr>
        <w:pStyle w:val="CodeIDDSamples"/>
      </w:pPr>
      <w:r>
        <w:t xml:space="preserve">  Timestep;</w:t>
      </w:r>
    </w:p>
    <w:p w:rsidR="00301E09" w:rsidRDefault="00301E09" w:rsidP="006C1090">
      <w:pPr>
        <w:pStyle w:val="CodeIDDSamples"/>
      </w:pPr>
    </w:p>
    <w:p w:rsidR="00301E09" w:rsidRDefault="00301E09" w:rsidP="006C1090">
      <w:pPr>
        <w:pStyle w:val="CodeIDDSamples"/>
      </w:pPr>
    </w:p>
    <w:p w:rsidR="00320D91" w:rsidRPr="00320D91" w:rsidRDefault="00320D91" w:rsidP="00320D91">
      <w:pPr>
        <w:pStyle w:val="BodyText"/>
      </w:pPr>
    </w:p>
    <w:p w:rsidR="00301E09" w:rsidRDefault="00301E09" w:rsidP="00320D91">
      <w:pPr>
        <w:pStyle w:val="IDDDefinition"/>
      </w:pPr>
      <w:r>
        <w:lastRenderedPageBreak/>
        <w:t>EnergyManagementSystem:ProgramCallingManager,</w:t>
      </w:r>
    </w:p>
    <w:p w:rsidR="00301E09" w:rsidRDefault="00301E09" w:rsidP="00320D91">
      <w:pPr>
        <w:pStyle w:val="IDDDefinition"/>
      </w:pPr>
      <w:r>
        <w:t xml:space="preserve">  Init Window Shading Device Control Constants,    ! Name</w:t>
      </w:r>
    </w:p>
    <w:p w:rsidR="00301E09" w:rsidRDefault="00301E09" w:rsidP="00320D91">
      <w:pPr>
        <w:pStyle w:val="IDDDefinition"/>
      </w:pPr>
      <w:r>
        <w:t xml:space="preserve">  BeginNewEnvironment , ! EnergyPlus Model Calling Point</w:t>
      </w:r>
    </w:p>
    <w:p w:rsidR="00301E09" w:rsidRDefault="00301E09" w:rsidP="00320D91">
      <w:pPr>
        <w:pStyle w:val="IDDDefinition"/>
      </w:pPr>
      <w:r>
        <w:t xml:space="preserve">  InitializeShadeControlFlags ;         ! Program Name 1</w:t>
      </w:r>
    </w:p>
    <w:p w:rsidR="00301E09" w:rsidRDefault="00301E09" w:rsidP="00320D91">
      <w:pPr>
        <w:pStyle w:val="IDDDefinition"/>
      </w:pPr>
    </w:p>
    <w:p w:rsidR="00301E09" w:rsidRDefault="00301E09" w:rsidP="00320D91">
      <w:pPr>
        <w:pStyle w:val="IDDDefinition"/>
      </w:pPr>
      <w:r>
        <w:t xml:space="preserve"> EnergyManagementSystem:GlobalVariable,    Shade_Status_None;</w:t>
      </w:r>
    </w:p>
    <w:p w:rsidR="00301E09" w:rsidRDefault="00301E09" w:rsidP="00320D91">
      <w:pPr>
        <w:pStyle w:val="IDDDefinition"/>
      </w:pPr>
      <w:r>
        <w:t xml:space="preserve"> EnergyManagementSystem:GlobalVariable,    Shade_Status_Off ;</w:t>
      </w:r>
    </w:p>
    <w:p w:rsidR="00301E09" w:rsidRDefault="00301E09" w:rsidP="00320D91">
      <w:pPr>
        <w:pStyle w:val="IDDDefinition"/>
      </w:pPr>
      <w:r>
        <w:t xml:space="preserve"> EnergyManagementSystem:GlobalVariable,    Shade_Status_Interior_Shade_On;</w:t>
      </w:r>
    </w:p>
    <w:p w:rsidR="00301E09" w:rsidRDefault="00301E09" w:rsidP="00320D91">
      <w:pPr>
        <w:pStyle w:val="IDDDefinition"/>
      </w:pPr>
      <w:r>
        <w:t xml:space="preserve"> EnergyManagementSystem:GlobalVariable,    Shade_Status_Switchable_Dark;</w:t>
      </w:r>
    </w:p>
    <w:p w:rsidR="00301E09" w:rsidRDefault="00301E09" w:rsidP="00320D91">
      <w:pPr>
        <w:pStyle w:val="IDDDefinition"/>
      </w:pPr>
      <w:r>
        <w:t xml:space="preserve"> EnergyManagementSystem:GlobalVariable,    Shade_Status_Exterior_Shade_On;</w:t>
      </w:r>
    </w:p>
    <w:p w:rsidR="00301E09" w:rsidRDefault="00301E09" w:rsidP="00320D91">
      <w:pPr>
        <w:pStyle w:val="IDDDefinition"/>
      </w:pPr>
      <w:r>
        <w:t xml:space="preserve"> EnergyManagementSystem:GlobalVariable,    Shade_Status_Interior_Blind_On;</w:t>
      </w:r>
    </w:p>
    <w:p w:rsidR="00301E09" w:rsidRDefault="00301E09" w:rsidP="00320D91">
      <w:pPr>
        <w:pStyle w:val="IDDDefinition"/>
      </w:pPr>
      <w:r>
        <w:t xml:space="preserve"> EnergyManagementSystem:GlobalVariable,    Shade_Status_Exterior_Blind_On;</w:t>
      </w:r>
    </w:p>
    <w:p w:rsidR="00301E09" w:rsidRDefault="00301E09" w:rsidP="00320D91">
      <w:pPr>
        <w:pStyle w:val="IDDDefinition"/>
      </w:pPr>
      <w:r>
        <w:t xml:space="preserve"> EnergyManagementSystem:GlobalVariable,    Shade_Status_Between_Glass_Shade_On;</w:t>
      </w:r>
    </w:p>
    <w:p w:rsidR="00301E09" w:rsidRDefault="00301E09" w:rsidP="00320D91">
      <w:pPr>
        <w:pStyle w:val="IDDDefinition"/>
      </w:pPr>
      <w:r>
        <w:t xml:space="preserve"> EnergyManagementSystem:GlobalVariable,    Shade_Status_Between_Glass_Blind_On;</w:t>
      </w:r>
    </w:p>
    <w:p w:rsidR="00301E09" w:rsidRDefault="00301E09" w:rsidP="00320D91">
      <w:pPr>
        <w:pStyle w:val="IDDDefinition"/>
      </w:pPr>
    </w:p>
    <w:p w:rsidR="00301E09" w:rsidRPr="00EC6619" w:rsidRDefault="00301E09" w:rsidP="00320D91">
      <w:pPr>
        <w:pStyle w:val="IDDDefinition"/>
      </w:pPr>
    </w:p>
    <w:p w:rsidR="00301E09" w:rsidRDefault="00301E09" w:rsidP="00320D91">
      <w:pPr>
        <w:pStyle w:val="IDDDefinition"/>
      </w:pPr>
      <w:r>
        <w:t xml:space="preserve"> EnergyManagementSystem:Program,</w:t>
      </w:r>
    </w:p>
    <w:p w:rsidR="00301E09" w:rsidRDefault="00301E09" w:rsidP="00320D91">
      <w:pPr>
        <w:pStyle w:val="IDDDefinition"/>
      </w:pPr>
      <w:r>
        <w:t xml:space="preserve">    InitializeShadeControlFlags,</w:t>
      </w:r>
    </w:p>
    <w:p w:rsidR="00301E09" w:rsidRDefault="00301E09" w:rsidP="00320D91">
      <w:pPr>
        <w:pStyle w:val="IDDDefinition"/>
      </w:pPr>
      <w:r>
        <w:t xml:space="preserve">          ! these are control flag values used inside EnergyPlus for window shades</w:t>
      </w:r>
    </w:p>
    <w:p w:rsidR="00301E09" w:rsidRDefault="00301E09" w:rsidP="00320D91">
      <w:pPr>
        <w:pStyle w:val="IDDDefinition"/>
      </w:pPr>
      <w:r>
        <w:t xml:space="preserve">          ! EMS control of window shading devices involves setting the control values for shading control actuators with</w:t>
      </w:r>
    </w:p>
    <w:p w:rsidR="00301E09" w:rsidRDefault="00301E09" w:rsidP="00320D91">
      <w:pPr>
        <w:pStyle w:val="IDDDefinition"/>
      </w:pPr>
      <w:r>
        <w:t xml:space="preserve">          !  one of these values. The variable names can be used or replaced, it is the whole number values that trigger </w:t>
      </w:r>
    </w:p>
    <w:p w:rsidR="00301E09" w:rsidRDefault="00301E09" w:rsidP="00320D91">
      <w:pPr>
        <w:pStyle w:val="IDDDefinition"/>
      </w:pPr>
      <w:r>
        <w:t xml:space="preserve">          !  changes in the modeling. </w:t>
      </w:r>
    </w:p>
    <w:p w:rsidR="00301E09" w:rsidRDefault="00301E09" w:rsidP="00320D91">
      <w:pPr>
        <w:pStyle w:val="IDDDefinition"/>
      </w:pPr>
      <w:r>
        <w:t xml:space="preserve">          !  Shades and Blinds are either fully on or fully off, partial positions require multiple windows.</w:t>
      </w:r>
    </w:p>
    <w:p w:rsidR="00301E09" w:rsidRDefault="00301E09" w:rsidP="00320D91">
      <w:pPr>
        <w:pStyle w:val="IDDDefinition"/>
      </w:pPr>
      <w:r>
        <w:t xml:space="preserve">          ! the window shading control flag values follow</w:t>
      </w:r>
    </w:p>
    <w:p w:rsidR="00301E09" w:rsidRDefault="00301E09" w:rsidP="00320D91">
      <w:pPr>
        <w:pStyle w:val="IDDDefinition"/>
      </w:pPr>
      <w:r>
        <w:t xml:space="preserve">          !  -1: if window has no shading device</w:t>
      </w:r>
    </w:p>
    <w:p w:rsidR="00301E09" w:rsidRDefault="00301E09" w:rsidP="00320D91">
      <w:pPr>
        <w:pStyle w:val="IDDDefinition"/>
      </w:pPr>
      <w:r>
        <w:t xml:space="preserve">    Set Shade_Status_None = 0.0 - 1.0,  ! this is how to write a negative number Erl does not have unary "minus,"  only binary subtraction</w:t>
      </w:r>
    </w:p>
    <w:p w:rsidR="00301E09" w:rsidRDefault="00301E09" w:rsidP="00320D91">
      <w:pPr>
        <w:pStyle w:val="IDDDefinition"/>
      </w:pPr>
      <w:r>
        <w:t xml:space="preserve">          !   0: if shading device is off</w:t>
      </w:r>
    </w:p>
    <w:p w:rsidR="00301E09" w:rsidRDefault="00301E09" w:rsidP="00320D91">
      <w:pPr>
        <w:pStyle w:val="IDDDefinition"/>
      </w:pPr>
      <w:r>
        <w:t xml:space="preserve">    Set Shade_Status_Off = 0.0,</w:t>
      </w:r>
    </w:p>
    <w:p w:rsidR="00301E09" w:rsidRDefault="00301E09" w:rsidP="00320D91">
      <w:pPr>
        <w:pStyle w:val="IDDDefinition"/>
      </w:pPr>
      <w:r>
        <w:t xml:space="preserve">          !   1: if interior shade is on</w:t>
      </w:r>
    </w:p>
    <w:p w:rsidR="00301E09" w:rsidRDefault="00301E09" w:rsidP="00320D91">
      <w:pPr>
        <w:pStyle w:val="IDDDefinition"/>
      </w:pPr>
      <w:r>
        <w:t xml:space="preserve">    Set Shade_Status_Interior_Shade_On = 1.0,</w:t>
      </w:r>
    </w:p>
    <w:p w:rsidR="00301E09" w:rsidRDefault="00301E09" w:rsidP="00320D91">
      <w:pPr>
        <w:pStyle w:val="IDDDefinition"/>
      </w:pPr>
      <w:r>
        <w:t xml:space="preserve">          !   2: if glazing is switched to darker state</w:t>
      </w:r>
    </w:p>
    <w:p w:rsidR="00301E09" w:rsidRDefault="00301E09" w:rsidP="00320D91">
      <w:pPr>
        <w:pStyle w:val="IDDDefinition"/>
      </w:pPr>
      <w:r>
        <w:t xml:space="preserve">    Set Shade_Status_Switchable_Dark = 2.0,</w:t>
      </w:r>
    </w:p>
    <w:p w:rsidR="00301E09" w:rsidRDefault="00301E09" w:rsidP="00320D91">
      <w:pPr>
        <w:pStyle w:val="IDDDefinition"/>
      </w:pPr>
      <w:r>
        <w:t xml:space="preserve">          !   3: if exterior shade is on</w:t>
      </w:r>
    </w:p>
    <w:p w:rsidR="00301E09" w:rsidRDefault="00301E09" w:rsidP="00320D91">
      <w:pPr>
        <w:pStyle w:val="IDDDefinition"/>
      </w:pPr>
      <w:r>
        <w:t xml:space="preserve">    Set Shade_Status_Exterior_Shade_On = 3.0, </w:t>
      </w:r>
    </w:p>
    <w:p w:rsidR="00301E09" w:rsidRDefault="00301E09" w:rsidP="00320D91">
      <w:pPr>
        <w:pStyle w:val="IDDDefinition"/>
      </w:pPr>
      <w:r>
        <w:t xml:space="preserve">          !   6: if interior blind is on</w:t>
      </w:r>
    </w:p>
    <w:p w:rsidR="00301E09" w:rsidRDefault="00301E09" w:rsidP="00320D91">
      <w:pPr>
        <w:pStyle w:val="IDDDefinition"/>
      </w:pPr>
      <w:r>
        <w:t xml:space="preserve">    Set Shade_Status_Interior_Blind_On = 6.0,      </w:t>
      </w:r>
    </w:p>
    <w:p w:rsidR="00301E09" w:rsidRDefault="00301E09" w:rsidP="00320D91">
      <w:pPr>
        <w:pStyle w:val="IDDDefinition"/>
      </w:pPr>
      <w:r>
        <w:t xml:space="preserve">          !   7: if exterior blind is on</w:t>
      </w:r>
    </w:p>
    <w:p w:rsidR="00301E09" w:rsidRDefault="00301E09" w:rsidP="00320D91">
      <w:pPr>
        <w:pStyle w:val="IDDDefinition"/>
      </w:pPr>
      <w:r>
        <w:t xml:space="preserve">    Set Shade_Status_Exterior_Blind_On = 6.0,   </w:t>
      </w:r>
    </w:p>
    <w:p w:rsidR="00301E09" w:rsidRDefault="00301E09" w:rsidP="00320D91">
      <w:pPr>
        <w:pStyle w:val="IDDDefinition"/>
      </w:pPr>
      <w:r>
        <w:t xml:space="preserve">          !   8: if between-glass shade is on</w:t>
      </w:r>
    </w:p>
    <w:p w:rsidR="00301E09" w:rsidRDefault="00301E09" w:rsidP="00320D91">
      <w:pPr>
        <w:pStyle w:val="IDDDefinition"/>
      </w:pPr>
      <w:r>
        <w:t xml:space="preserve">    Set Shade_Status_Between_Glass_Shade_On = 8.0,</w:t>
      </w:r>
    </w:p>
    <w:p w:rsidR="00301E09" w:rsidRDefault="00301E09" w:rsidP="00320D91">
      <w:pPr>
        <w:pStyle w:val="IDDDefinition"/>
      </w:pPr>
      <w:r>
        <w:t xml:space="preserve">          !   9: if between-glass blind is on</w:t>
      </w:r>
    </w:p>
    <w:p w:rsidR="00301E09" w:rsidRDefault="00301E09" w:rsidP="00320D91">
      <w:pPr>
        <w:pStyle w:val="IDDDefinition"/>
      </w:pPr>
      <w:r>
        <w:t xml:space="preserve">    Set Shade_Status_Between_Glass_Blind_On = 9.0;</w:t>
      </w:r>
    </w:p>
    <w:p w:rsidR="00301E09" w:rsidRDefault="00301E09" w:rsidP="00320D91">
      <w:pPr>
        <w:pStyle w:val="IDDDefinition"/>
      </w:pPr>
      <w:r>
        <w:t xml:space="preserve">          !  10: window has interior shade that is off but may be triggered on later</w:t>
      </w:r>
    </w:p>
    <w:p w:rsidR="00301E09" w:rsidRDefault="00301E09" w:rsidP="00320D91">
      <w:pPr>
        <w:pStyle w:val="IDDDefinition"/>
      </w:pPr>
      <w:r>
        <w:t xml:space="preserve">          !       to control daylight glare</w:t>
      </w:r>
    </w:p>
    <w:p w:rsidR="00301E09" w:rsidRDefault="00301E09" w:rsidP="00320D91">
      <w:pPr>
        <w:pStyle w:val="IDDDefinition"/>
      </w:pPr>
      <w:r>
        <w:t xml:space="preserve">          !  20: window has switchable glazing that is unswitched but may be switched later</w:t>
      </w:r>
    </w:p>
    <w:p w:rsidR="00301E09" w:rsidRDefault="00301E09" w:rsidP="00320D91">
      <w:pPr>
        <w:pStyle w:val="IDDDefinition"/>
      </w:pPr>
      <w:r>
        <w:t xml:space="preserve">          !       to control daylight glare or daylight illuminance</w:t>
      </w:r>
    </w:p>
    <w:p w:rsidR="00301E09" w:rsidRDefault="00301E09" w:rsidP="00320D91">
      <w:pPr>
        <w:pStyle w:val="IDDDefinition"/>
      </w:pPr>
      <w:r>
        <w:t xml:space="preserve">          !  30: window has exterior shade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60: window has interior blind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70: window has exterior blind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80: window has between-glass shade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90: window has between-glass blind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A "shading device" may be an exterior, interior or between-glass shade or blind,</w:t>
      </w:r>
    </w:p>
    <w:p w:rsidR="00301E09" w:rsidRDefault="00301E09" w:rsidP="00320D91">
      <w:pPr>
        <w:pStyle w:val="IDDDefinition"/>
      </w:pPr>
      <w:r>
        <w:t xml:space="preserve">          ! or the lower-transmitting (dark) state of switchable glazing (e.g., electrochromic).</w:t>
      </w:r>
    </w:p>
    <w:p w:rsidR="00301E09" w:rsidRDefault="00301E09" w:rsidP="00320D91">
      <w:pPr>
        <w:pStyle w:val="IDDDefinition"/>
      </w:pPr>
      <w:r>
        <w:t xml:space="preserve">          ! In all cases, the unshaded condition is represented</w:t>
      </w:r>
    </w:p>
    <w:p w:rsidR="00301E09" w:rsidRDefault="00301E09" w:rsidP="00320D91">
      <w:pPr>
        <w:pStyle w:val="IDDDefinition"/>
      </w:pPr>
      <w:r>
        <w:t xml:space="preserve">          ! by the construction given by window's Surface()%Construction and</w:t>
      </w:r>
    </w:p>
    <w:p w:rsidR="00301E09" w:rsidRDefault="00301E09" w:rsidP="00320D91">
      <w:pPr>
        <w:pStyle w:val="IDDDefinition"/>
      </w:pPr>
      <w:r>
        <w:t xml:space="preserve">          ! the shaded condition is represented by the construction given by</w:t>
      </w:r>
    </w:p>
    <w:p w:rsidR="00301E09" w:rsidRDefault="00301E09" w:rsidP="00320D91">
      <w:pPr>
        <w:pStyle w:val="IDDDefinition"/>
      </w:pPr>
      <w:r>
        <w:t xml:space="preserve">          ! the window's Surface()%ShadedConstruction</w:t>
      </w:r>
    </w:p>
    <w:p w:rsidR="00301E09" w:rsidRPr="00A4281B" w:rsidRDefault="00301E09" w:rsidP="004266CF">
      <w:pPr>
        <w:pStyle w:val="BodyText"/>
      </w:pPr>
    </w:p>
    <w:p w:rsidR="00301E09" w:rsidRDefault="00301E09" w:rsidP="00ED39C1">
      <w:pPr>
        <w:pStyle w:val="Heading2"/>
      </w:pPr>
      <w:bookmarkStart w:id="196" w:name="_Toc367348319"/>
      <w:r>
        <w:lastRenderedPageBreak/>
        <w:t>Example 7. Constant Volume Purchased Air System</w:t>
      </w:r>
      <w:bookmarkEnd w:id="196"/>
    </w:p>
    <w:p w:rsidR="00301E09" w:rsidRDefault="00301E09" w:rsidP="00A61F67">
      <w:pPr>
        <w:pStyle w:val="Heading3"/>
      </w:pPr>
      <w:bookmarkStart w:id="197" w:name="_Toc367348320"/>
      <w:r>
        <w:t>Problem Statement</w:t>
      </w:r>
      <w:bookmarkEnd w:id="197"/>
    </w:p>
    <w:p w:rsidR="00301E09" w:rsidRDefault="00301E09" w:rsidP="00A61F67">
      <w:pPr>
        <w:pStyle w:val="BodyText"/>
      </w:pPr>
      <w:r>
        <w:t xml:space="preserve">The simplest way to add HVAC control to an EnergyPlus thermal zone is to use the </w:t>
      </w:r>
      <w:r w:rsidRPr="00A61F67">
        <w:t>ZoneHVAC:IdealLoadsAirSystem</w:t>
      </w:r>
      <w:r>
        <w:t xml:space="preserve">. This was called </w:t>
      </w:r>
      <w:r w:rsidRPr="00073B63">
        <w:rPr>
          <w:i/>
        </w:rPr>
        <w:t>purchased air</w:t>
      </w:r>
      <w:r>
        <w:t xml:space="preserve"> in older versions. The ideal loads air system is intended for load calculations. You provide input for the supply air conditions of drybulb and humidity ratio, but the flow rate cannot be controlled. The model operates by varying the flow rate to exactly meet the desired setpoints. However, you may want to experiment with various designs in a slightly different way in which, given a prescribed supply air situation, then adjust the design to maximize the thermal comfort. It would be interesting to use the simple-to-input purchased air model to examine how a zone responds to a system, rather than how the system responds to a zone. We should ask, Can we use the EMS to prescribe the supply air flow rates for a purchased air model?  </w:t>
      </w:r>
    </w:p>
    <w:p w:rsidR="00301E09" w:rsidRDefault="00301E09" w:rsidP="00A61F67">
      <w:pPr>
        <w:pStyle w:val="Heading3"/>
      </w:pPr>
      <w:bookmarkStart w:id="198" w:name="_Toc367348321"/>
      <w:r>
        <w:t>EMS Design Discussion</w:t>
      </w:r>
      <w:bookmarkEnd w:id="198"/>
    </w:p>
    <w:p w:rsidR="00301E09" w:rsidRDefault="00301E09" w:rsidP="002B6C08">
      <w:pPr>
        <w:pStyle w:val="BodyText"/>
        <w:spacing w:after="180"/>
      </w:pPr>
      <w:r>
        <w:t xml:space="preserve">For this example we begin with the input file from Example 6 (primarily because it already has purchased air). We examine the typical mass flow rates the air system provides to have some data to judge what an appropriate constant flow rate might be. A cursory review of the data indicates that cooling flow rates of 0.3 kg/s are chosen for two zones and 0.4 kg/s is chosen for the third. Heating flow rates of 0.1 and 0.15 kg/s are also chosen. </w:t>
      </w:r>
    </w:p>
    <w:p w:rsidR="00301E09" w:rsidRDefault="00301E09" w:rsidP="002B6C08">
      <w:pPr>
        <w:pStyle w:val="BodyText"/>
        <w:spacing w:after="180"/>
      </w:pPr>
      <w:r>
        <w:t xml:space="preserve">We want the model to respond differently for heating and cooling. We define two operating states and create global variables to hold that state for each zone. The first state is when the zone calls for heating; we will assign a value of 1.0. The second is when the zone calls for cooling; we assign 2.0. </w:t>
      </w:r>
    </w:p>
    <w:p w:rsidR="00301E09" w:rsidRPr="00655CC8" w:rsidRDefault="00301E09" w:rsidP="002B6C08">
      <w:pPr>
        <w:pStyle w:val="BodyText"/>
        <w:spacing w:after="180"/>
      </w:pPr>
      <w:r>
        <w:t>To sense the state we will use EMS sensors associated with the output variable called “</w:t>
      </w:r>
      <w:r w:rsidRPr="009D4EA9">
        <w:t>Zone/Sys Sensible Load Predicted</w:t>
      </w:r>
      <w:r>
        <w:t>.”  We will set up one of these for each zone and use it as input data. If this value is less than zero, the zone is in the cooling state. If it is greater than zero, the zone is in the heating state. This predicted load is calculated during the predictor part of the model, so we choose the EMS calling point called “</w:t>
      </w:r>
      <w:r w:rsidRPr="00655CC8">
        <w:t>AfterPredictorAfterHVACManagers</w:t>
      </w:r>
      <w:r>
        <w:t xml:space="preserve">.”  </w:t>
      </w:r>
    </w:p>
    <w:p w:rsidR="00301E09" w:rsidRDefault="00301E09" w:rsidP="00CC55D6">
      <w:pPr>
        <w:pStyle w:val="BodyText"/>
      </w:pPr>
      <w:r>
        <w:t xml:space="preserve">An EMS actuator is available for the ideal loads air system that overrides the air mass flow rate (kg/s) delivered by the system when it is on. The override is not absolute in that the model will still apply the limits defined in the input object and overrides only if the system is “on.”  The internal logic will turn off the air system if the zone is in the thermostat dead band or scheduled “off” by availability managers. This “off” state is modeled inside the ideal loads air system so it does not need to be calculated in Erl. This control leads to a constant volume system that cycles in an attempt to control the zone conditions. In practice, it can achieve relatively good control when loads do not exceed the available capacity. </w:t>
      </w:r>
    </w:p>
    <w:p w:rsidR="00301E09" w:rsidRDefault="00301E09" w:rsidP="00A61F67">
      <w:pPr>
        <w:pStyle w:val="Heading3"/>
      </w:pPr>
      <w:bookmarkStart w:id="199" w:name="_Toc367348322"/>
      <w:r>
        <w:t>EMS Input Objects</w:t>
      </w:r>
      <w:bookmarkEnd w:id="199"/>
      <w:r>
        <w:t xml:space="preserve"> </w:t>
      </w:r>
    </w:p>
    <w:p w:rsidR="00301E09" w:rsidRPr="00CB7402" w:rsidRDefault="00301E09" w:rsidP="00CB7402">
      <w:pPr>
        <w:pStyle w:val="BodyText"/>
      </w:pPr>
      <w:r>
        <w:t>A set of EMS input objects for a constant volume purchased air system serving three zones follows are contained in the example file called “EMSConstantVolumePurchAir.idf.”</w:t>
      </w:r>
    </w:p>
    <w:p w:rsidR="00301E09" w:rsidRDefault="00301E09" w:rsidP="00595819">
      <w:pPr>
        <w:pStyle w:val="IDDDefinition"/>
      </w:pPr>
      <w:r>
        <w:lastRenderedPageBreak/>
        <w:t>EnergyManagementSystem:ProgramCallingManager,</w:t>
      </w:r>
    </w:p>
    <w:p w:rsidR="00301E09" w:rsidRDefault="00301E09" w:rsidP="00595819">
      <w:pPr>
        <w:pStyle w:val="IDDDefinition"/>
      </w:pPr>
      <w:r>
        <w:t xml:space="preserve">  Constant Volume Purchased Air Example,    ! Name</w:t>
      </w:r>
    </w:p>
    <w:p w:rsidR="00301E09" w:rsidRDefault="00301E09" w:rsidP="00595819">
      <w:pPr>
        <w:pStyle w:val="IDDDefinition"/>
      </w:pPr>
      <w:r>
        <w:t xml:space="preserve">  AfterPredictorAfterHVACManagers , ! EnergyPlus Model Calling Point</w:t>
      </w:r>
    </w:p>
    <w:p w:rsidR="00301E09" w:rsidRDefault="00301E09" w:rsidP="00595819">
      <w:pPr>
        <w:pStyle w:val="IDDDefinition"/>
      </w:pPr>
      <w:r>
        <w:t xml:space="preserve">  Determine_Purch_Air_State,         ! Program Name 1</w:t>
      </w:r>
    </w:p>
    <w:p w:rsidR="00301E09" w:rsidRDefault="00301E09" w:rsidP="00595819">
      <w:pPr>
        <w:pStyle w:val="IDDDefinition"/>
      </w:pPr>
      <w:r>
        <w:t xml:space="preserve">  Set_Purch_Air;</w:t>
      </w:r>
    </w:p>
    <w:p w:rsidR="00301E09" w:rsidRDefault="00301E09" w:rsidP="00595819">
      <w:pPr>
        <w:pStyle w:val="IDDDefinition"/>
      </w:pPr>
      <w:r>
        <w:t xml:space="preserve">  </w:t>
      </w:r>
    </w:p>
    <w:p w:rsidR="00301E09" w:rsidRDefault="00301E09" w:rsidP="00595819">
      <w:pPr>
        <w:pStyle w:val="IDDDefinition"/>
      </w:pPr>
      <w:r>
        <w:t>EnergyManagementSystem:Program,</w:t>
      </w:r>
    </w:p>
    <w:p w:rsidR="00301E09" w:rsidRDefault="00301E09" w:rsidP="00595819">
      <w:pPr>
        <w:pStyle w:val="IDDDefinition"/>
      </w:pPr>
      <w:r>
        <w:t xml:space="preserve">  Determine_Purch_Air_State,     ! Name</w:t>
      </w:r>
    </w:p>
    <w:p w:rsidR="00301E09" w:rsidRDefault="00301E09" w:rsidP="00595819">
      <w:pPr>
        <w:pStyle w:val="IDDDefinition"/>
      </w:pPr>
      <w:r>
        <w:t xml:space="preserve">  ! State representation:  1.0 is heating, 2.0 is cooling </w:t>
      </w:r>
    </w:p>
    <w:p w:rsidR="00301E09" w:rsidRDefault="00301E09" w:rsidP="00595819">
      <w:pPr>
        <w:pStyle w:val="IDDDefinition"/>
      </w:pPr>
      <w:r>
        <w:t xml:space="preserve">  IF (Sensible_Load_Zone_1 &lt;= 0.0) ,</w:t>
      </w:r>
    </w:p>
    <w:p w:rsidR="00301E09" w:rsidRDefault="00301E09" w:rsidP="00595819">
      <w:pPr>
        <w:pStyle w:val="IDDDefinition"/>
      </w:pPr>
      <w:r>
        <w:t xml:space="preserve">    SET Zone_1_State = 2.0,</w:t>
      </w:r>
    </w:p>
    <w:p w:rsidR="00301E09" w:rsidRDefault="00301E09" w:rsidP="00595819">
      <w:pPr>
        <w:pStyle w:val="IDDDefinition"/>
      </w:pPr>
      <w:r>
        <w:t xml:space="preserve">  ELSEIF (Sensible_Load_Zone_1 &gt; 0.0) ,</w:t>
      </w:r>
    </w:p>
    <w:p w:rsidR="00301E09" w:rsidRDefault="00301E09" w:rsidP="00595819">
      <w:pPr>
        <w:pStyle w:val="IDDDefinition"/>
      </w:pPr>
      <w:r>
        <w:t xml:space="preserve">    SET Zone_1_State = 1.0,</w:t>
      </w:r>
    </w:p>
    <w:p w:rsidR="00301E09" w:rsidRDefault="00301E09" w:rsidP="00595819">
      <w:pPr>
        <w:pStyle w:val="IDDDefinition"/>
      </w:pPr>
      <w:r>
        <w:t xml:space="preserve">  ENDIF,</w:t>
      </w:r>
    </w:p>
    <w:p w:rsidR="00301E09" w:rsidRDefault="00301E09" w:rsidP="00595819">
      <w:pPr>
        <w:pStyle w:val="IDDDefinition"/>
      </w:pPr>
      <w:r>
        <w:t xml:space="preserve">  IF (Sensible_Load_Zone_2 &lt;= 0.0) ,</w:t>
      </w:r>
    </w:p>
    <w:p w:rsidR="00301E09" w:rsidRDefault="00301E09" w:rsidP="00595819">
      <w:pPr>
        <w:pStyle w:val="IDDDefinition"/>
      </w:pPr>
      <w:r>
        <w:t xml:space="preserve">    SET Zone_2_State = 2.0,</w:t>
      </w:r>
    </w:p>
    <w:p w:rsidR="00301E09" w:rsidRDefault="00301E09" w:rsidP="00595819">
      <w:pPr>
        <w:pStyle w:val="IDDDefinition"/>
      </w:pPr>
      <w:r>
        <w:t xml:space="preserve">  ELSEIF (Sensible_Load_Zone_2 &gt; 0.0) ,</w:t>
      </w:r>
    </w:p>
    <w:p w:rsidR="00301E09" w:rsidRDefault="00301E09" w:rsidP="00595819">
      <w:pPr>
        <w:pStyle w:val="IDDDefinition"/>
      </w:pPr>
      <w:r>
        <w:t xml:space="preserve">    SET Zone_2_State = 1.0,</w:t>
      </w:r>
    </w:p>
    <w:p w:rsidR="00301E09" w:rsidRDefault="00301E09" w:rsidP="00595819">
      <w:pPr>
        <w:pStyle w:val="IDDDefinition"/>
      </w:pPr>
      <w:r>
        <w:t xml:space="preserve">  ENDIF,</w:t>
      </w:r>
    </w:p>
    <w:p w:rsidR="00301E09" w:rsidRDefault="00301E09" w:rsidP="00595819">
      <w:pPr>
        <w:pStyle w:val="IDDDefinition"/>
      </w:pPr>
      <w:r>
        <w:t xml:space="preserve">  IF (Sensible_Load_Zone_3 &lt;= 0.0) ,</w:t>
      </w:r>
    </w:p>
    <w:p w:rsidR="00301E09" w:rsidRDefault="00301E09" w:rsidP="00595819">
      <w:pPr>
        <w:pStyle w:val="IDDDefinition"/>
      </w:pPr>
      <w:r>
        <w:t xml:space="preserve">    SET Zone_3_State = 2.0,</w:t>
      </w:r>
    </w:p>
    <w:p w:rsidR="00301E09" w:rsidRDefault="00301E09" w:rsidP="00595819">
      <w:pPr>
        <w:pStyle w:val="IDDDefinition"/>
      </w:pPr>
      <w:r>
        <w:t xml:space="preserve">  ELSEIF (Sensible_Load_Zone_3 &gt; 0.0) ,</w:t>
      </w:r>
    </w:p>
    <w:p w:rsidR="00301E09" w:rsidRDefault="00301E09" w:rsidP="00595819">
      <w:pPr>
        <w:pStyle w:val="IDDDefinition"/>
      </w:pPr>
      <w:r>
        <w:t xml:space="preserve">    SET Zone_3_State = 1.0,</w:t>
      </w:r>
    </w:p>
    <w:p w:rsidR="00301E09" w:rsidRDefault="00301E09" w:rsidP="00595819">
      <w:pPr>
        <w:pStyle w:val="IDDDefinition"/>
      </w:pPr>
      <w:r>
        <w:t xml:space="preserve">  ENDIF;</w:t>
      </w:r>
    </w:p>
    <w:p w:rsidR="00301E09" w:rsidRDefault="00301E09" w:rsidP="00595819">
      <w:pPr>
        <w:pStyle w:val="IDDDefinition"/>
      </w:pPr>
      <w:r>
        <w:t xml:space="preserve">  </w:t>
      </w:r>
    </w:p>
    <w:p w:rsidR="00301E09" w:rsidRPr="00EC6619" w:rsidRDefault="00301E09" w:rsidP="00595819">
      <w:pPr>
        <w:pStyle w:val="IDDDefinition"/>
      </w:pPr>
    </w:p>
    <w:p w:rsidR="00301E09" w:rsidRDefault="00301E09" w:rsidP="00595819">
      <w:pPr>
        <w:pStyle w:val="IDDDefinition"/>
      </w:pPr>
      <w:r>
        <w:t xml:space="preserve"> EnergyManagementSystem:Program,</w:t>
      </w:r>
    </w:p>
    <w:p w:rsidR="00301E09" w:rsidRDefault="00301E09" w:rsidP="00595819">
      <w:pPr>
        <w:pStyle w:val="IDDDefinition"/>
      </w:pPr>
      <w:r>
        <w:t xml:space="preserve">  Set_Purch_Air,</w:t>
      </w:r>
    </w:p>
    <w:p w:rsidR="00301E09" w:rsidRDefault="00301E09" w:rsidP="00595819">
      <w:pPr>
        <w:pStyle w:val="IDDDefinition"/>
      </w:pPr>
      <w:r>
        <w:t xml:space="preserve">  IF (    Zone_1_State == 2.0),</w:t>
      </w:r>
    </w:p>
    <w:p w:rsidR="00301E09" w:rsidRDefault="00301E09" w:rsidP="00595819">
      <w:pPr>
        <w:pStyle w:val="IDDDefinition"/>
      </w:pPr>
      <w:r>
        <w:t xml:space="preserve">    SET ZONE_1_AIR_Mdot = 0.3,</w:t>
      </w:r>
    </w:p>
    <w:p w:rsidR="00301E09" w:rsidRDefault="00301E09" w:rsidP="00595819">
      <w:pPr>
        <w:pStyle w:val="IDDDefinition"/>
      </w:pPr>
      <w:r>
        <w:t xml:space="preserve">  ELSEIF (Zone_1_State == 1.0),</w:t>
      </w:r>
    </w:p>
    <w:p w:rsidR="00301E09" w:rsidRDefault="00301E09" w:rsidP="00595819">
      <w:pPr>
        <w:pStyle w:val="IDDDefinition"/>
      </w:pPr>
      <w:r>
        <w:t xml:space="preserve">    SET ZONE_1_AIR_Mdot = 0.1,</w:t>
      </w:r>
    </w:p>
    <w:p w:rsidR="00301E09" w:rsidRDefault="00301E09" w:rsidP="00595819">
      <w:pPr>
        <w:pStyle w:val="IDDDefinition"/>
      </w:pPr>
      <w:r>
        <w:t xml:space="preserve">  ENDIF,</w:t>
      </w:r>
    </w:p>
    <w:p w:rsidR="00301E09" w:rsidRDefault="00301E09" w:rsidP="00595819">
      <w:pPr>
        <w:pStyle w:val="IDDDefinition"/>
      </w:pPr>
      <w:r>
        <w:t xml:space="preserve">  IF (    Zone_2_State == 2.0),</w:t>
      </w:r>
    </w:p>
    <w:p w:rsidR="00301E09" w:rsidRDefault="00301E09" w:rsidP="00595819">
      <w:pPr>
        <w:pStyle w:val="IDDDefinition"/>
      </w:pPr>
      <w:r>
        <w:t xml:space="preserve">    SET ZONE_2_AIR_Mdot = 0.3,</w:t>
      </w:r>
    </w:p>
    <w:p w:rsidR="00301E09" w:rsidRDefault="00301E09" w:rsidP="00595819">
      <w:pPr>
        <w:pStyle w:val="IDDDefinition"/>
      </w:pPr>
      <w:r>
        <w:t xml:space="preserve">  ELSEIF (Zone_2_State == 1.0),</w:t>
      </w:r>
    </w:p>
    <w:p w:rsidR="00301E09" w:rsidRDefault="00301E09" w:rsidP="00595819">
      <w:pPr>
        <w:pStyle w:val="IDDDefinition"/>
      </w:pPr>
      <w:r>
        <w:t xml:space="preserve">    SET ZONE_2_AIR_Mdot = 0.1,</w:t>
      </w:r>
    </w:p>
    <w:p w:rsidR="00301E09" w:rsidRDefault="00301E09" w:rsidP="00595819">
      <w:pPr>
        <w:pStyle w:val="IDDDefinition"/>
      </w:pPr>
      <w:r>
        <w:t xml:space="preserve">  ENDIF,  </w:t>
      </w:r>
    </w:p>
    <w:p w:rsidR="00301E09" w:rsidRDefault="00301E09" w:rsidP="00595819">
      <w:pPr>
        <w:pStyle w:val="IDDDefinition"/>
      </w:pPr>
      <w:r>
        <w:t xml:space="preserve">  IF (    Zone_3_State == 2.0),</w:t>
      </w:r>
    </w:p>
    <w:p w:rsidR="00301E09" w:rsidRDefault="00301E09" w:rsidP="00595819">
      <w:pPr>
        <w:pStyle w:val="IDDDefinition"/>
      </w:pPr>
      <w:r>
        <w:t xml:space="preserve">    SET ZONE_3_AIR_Mdot = 0.4,</w:t>
      </w:r>
    </w:p>
    <w:p w:rsidR="00301E09" w:rsidRDefault="00301E09" w:rsidP="00595819">
      <w:pPr>
        <w:pStyle w:val="IDDDefinition"/>
      </w:pPr>
      <w:r>
        <w:t xml:space="preserve">  ELSEIF (Zone_3_State == 1.0),</w:t>
      </w:r>
    </w:p>
    <w:p w:rsidR="00301E09" w:rsidRDefault="00301E09" w:rsidP="00595819">
      <w:pPr>
        <w:pStyle w:val="IDDDefinition"/>
      </w:pPr>
      <w:r>
        <w:t xml:space="preserve">    SET ZONE_3_AIR_Mdot = 0.15,</w:t>
      </w:r>
    </w:p>
    <w:p w:rsidR="00301E09" w:rsidRDefault="00301E09" w:rsidP="00595819">
      <w:pPr>
        <w:pStyle w:val="IDDDefinition"/>
      </w:pPr>
      <w:r>
        <w:t xml:space="preserve">  ENDIF; </w:t>
      </w:r>
    </w:p>
    <w:p w:rsidR="00301E09" w:rsidRDefault="00301E09" w:rsidP="00595819">
      <w:pPr>
        <w:pStyle w:val="IDDDefinition"/>
      </w:pPr>
      <w:r>
        <w:t xml:space="preserve">  </w:t>
      </w:r>
    </w:p>
    <w:p w:rsidR="00595819" w:rsidRPr="00595819" w:rsidRDefault="00595819" w:rsidP="00595819">
      <w:pPr>
        <w:pStyle w:val="BodyText"/>
      </w:pPr>
    </w:p>
    <w:p w:rsidR="00301E09" w:rsidRDefault="00301E09" w:rsidP="006C1090">
      <w:pPr>
        <w:pStyle w:val="CodeIDDSamples"/>
      </w:pPr>
      <w:r>
        <w:t xml:space="preserve"> EnergyManagementSystem:GlobalVariable,  Zone_1_State;</w:t>
      </w:r>
    </w:p>
    <w:p w:rsidR="00301E09" w:rsidRDefault="00301E09" w:rsidP="006C1090">
      <w:pPr>
        <w:pStyle w:val="CodeIDDSamples"/>
      </w:pPr>
      <w:r>
        <w:t xml:space="preserve"> EnergyManagementSystem:GlobalVariable,  Zone_2_State;</w:t>
      </w:r>
    </w:p>
    <w:p w:rsidR="00301E09" w:rsidRDefault="00301E09" w:rsidP="006C1090">
      <w:pPr>
        <w:pStyle w:val="CodeIDDSamples"/>
      </w:pPr>
      <w:r>
        <w:t xml:space="preserve"> EnergyManagementSystem:GlobalVariable,  Zone_3_State;</w:t>
      </w:r>
    </w:p>
    <w:p w:rsidR="00301E09" w:rsidRDefault="00301E09" w:rsidP="006C1090">
      <w:pPr>
        <w:pStyle w:val="CodeIDDSamples"/>
      </w:pPr>
      <w:r>
        <w:t xml:space="preserve">   </w:t>
      </w:r>
    </w:p>
    <w:p w:rsidR="00595819" w:rsidRDefault="00301E09" w:rsidP="006C1090">
      <w:pPr>
        <w:pStyle w:val="CodeIDDSamples"/>
      </w:pPr>
      <w:r>
        <w:t xml:space="preserve"> EnergyManagementSystem:Actuator,  ZONE_1_AIR_Mdot,</w:t>
      </w:r>
    </w:p>
    <w:p w:rsidR="00301E09" w:rsidRDefault="00595819" w:rsidP="006C1090">
      <w:pPr>
        <w:pStyle w:val="CodeIDDSamples"/>
      </w:pPr>
      <w:r>
        <w:t xml:space="preserve">  </w:t>
      </w:r>
      <w:r w:rsidR="00301E09">
        <w:t xml:space="preserve">ZONE1AIR,Ideal Loads Air System,Air Mass Flow Rate; </w:t>
      </w:r>
    </w:p>
    <w:p w:rsidR="00595819" w:rsidRDefault="00301E09" w:rsidP="006C1090">
      <w:pPr>
        <w:pStyle w:val="CodeIDDSamples"/>
      </w:pPr>
      <w:r>
        <w:t xml:space="preserve"> EnergyManagementSystem:Actuator, ZONE_2_AIR_Mdot,</w:t>
      </w:r>
    </w:p>
    <w:p w:rsidR="00301E09" w:rsidRDefault="00595819" w:rsidP="006C1090">
      <w:pPr>
        <w:pStyle w:val="CodeIDDSamples"/>
      </w:pPr>
      <w:r>
        <w:t xml:space="preserve">  </w:t>
      </w:r>
      <w:r w:rsidR="00301E09">
        <w:t>ZONE2AIR,Ideal Loads Air System,Air Mass Flow Rate;</w:t>
      </w:r>
    </w:p>
    <w:p w:rsidR="00595819" w:rsidRDefault="00301E09" w:rsidP="006C1090">
      <w:pPr>
        <w:pStyle w:val="CodeIDDSamples"/>
      </w:pPr>
      <w:r>
        <w:t xml:space="preserve"> EnergyManagementSystem:Actuator, ZONE_3_AIR_Mdot,</w:t>
      </w:r>
    </w:p>
    <w:p w:rsidR="00301E09" w:rsidRDefault="00595819" w:rsidP="006C1090">
      <w:pPr>
        <w:pStyle w:val="CodeIDDSamples"/>
      </w:pPr>
      <w:r>
        <w:t xml:space="preserve">  </w:t>
      </w:r>
      <w:r w:rsidR="00301E09">
        <w:t>ZONE3AIR,Ideal Loads Air System,Air Mass Flow Rate;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Sensible_Load_Zone_1, !Name</w:t>
      </w:r>
    </w:p>
    <w:p w:rsidR="00301E09" w:rsidRDefault="00301E09" w:rsidP="006C1090">
      <w:pPr>
        <w:pStyle w:val="CodeIDDSamples"/>
      </w:pPr>
      <w:r>
        <w:t xml:space="preserve">  RESISTIVE ZONE,! Output:Variable or Output:Meter Index Key Name   </w:t>
      </w:r>
    </w:p>
    <w:p w:rsidR="00301E09" w:rsidRDefault="00301E09" w:rsidP="006C1090">
      <w:pPr>
        <w:pStyle w:val="CodeIDDSamples"/>
      </w:pPr>
      <w:r>
        <w:t xml:space="preserve">  </w:t>
      </w:r>
      <w:r w:rsidR="00595819" w:rsidRPr="00595819">
        <w:t>Zone Predicted Sensible Load to Setpoint Heat Transfer Rate</w:t>
      </w:r>
      <w:r>
        <w:t xml:space="preserve">; ! Var Name      </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Sensible_Load_Zone_2, !Name</w:t>
      </w:r>
    </w:p>
    <w:p w:rsidR="00301E09" w:rsidRDefault="00301E09" w:rsidP="006C1090">
      <w:pPr>
        <w:pStyle w:val="CodeIDDSamples"/>
      </w:pPr>
      <w:r>
        <w:t xml:space="preserve">  EAST ZONE,! Output:Variable or Output:Meter Index Key Name   </w:t>
      </w:r>
    </w:p>
    <w:p w:rsidR="00595819" w:rsidRDefault="00595819" w:rsidP="00595819">
      <w:pPr>
        <w:pStyle w:val="CodeIDDSamples"/>
      </w:pPr>
      <w:r>
        <w:t xml:space="preserve">  </w:t>
      </w:r>
      <w:r w:rsidRPr="00595819">
        <w:t>Zone Predicted Sensible Load to Setpoint Heat Transfer Rate</w:t>
      </w:r>
      <w:r>
        <w:t xml:space="preserve">; ! Var Name      </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lastRenderedPageBreak/>
        <w:t xml:space="preserve">  Sensible_Load_Zone_3, !Name</w:t>
      </w:r>
    </w:p>
    <w:p w:rsidR="00301E09" w:rsidRDefault="00301E09" w:rsidP="006C1090">
      <w:pPr>
        <w:pStyle w:val="CodeIDDSamples"/>
      </w:pPr>
      <w:r>
        <w:t xml:space="preserve">  NORTH ZONE,! Output:Variable or Output:Meter Index Key Name   </w:t>
      </w:r>
    </w:p>
    <w:p w:rsidR="00595819" w:rsidRDefault="00595819" w:rsidP="00595819">
      <w:pPr>
        <w:pStyle w:val="CodeIDDSamples"/>
      </w:pPr>
      <w:r>
        <w:t xml:space="preserve">  </w:t>
      </w:r>
      <w:r w:rsidRPr="00595819">
        <w:t>Zone Predicted Sensible Load to Setpoint Heat Transfer Rate</w:t>
      </w:r>
      <w:r>
        <w:t xml:space="preserve">; ! Var Name      </w:t>
      </w:r>
    </w:p>
    <w:p w:rsidR="00301E09" w:rsidRPr="00EC6619" w:rsidRDefault="00301E09" w:rsidP="00EC6619">
      <w:pPr>
        <w:pStyle w:val="BodyText"/>
      </w:pPr>
    </w:p>
    <w:p w:rsidR="00301E09" w:rsidRDefault="00301E09" w:rsidP="00FB10F9">
      <w:pPr>
        <w:pStyle w:val="Heading2"/>
      </w:pPr>
      <w:bookmarkStart w:id="200" w:name="_Toc367348323"/>
      <w:r>
        <w:t>Example 8. System Sizing with Discrete Package Sizes</w:t>
      </w:r>
      <w:bookmarkEnd w:id="200"/>
    </w:p>
    <w:p w:rsidR="00301E09" w:rsidRDefault="00301E09" w:rsidP="00876230">
      <w:pPr>
        <w:pStyle w:val="Heading3"/>
      </w:pPr>
      <w:bookmarkStart w:id="201" w:name="_Toc367348324"/>
      <w:r>
        <w:t>Problem Statement</w:t>
      </w:r>
      <w:bookmarkEnd w:id="201"/>
    </w:p>
    <w:p w:rsidR="00301E09" w:rsidRDefault="00301E09" w:rsidP="00A4281B">
      <w:pPr>
        <w:pStyle w:val="BodyText"/>
      </w:pPr>
      <w:r>
        <w:t xml:space="preserve">One tension often arises with modeling when options being evaluated have an indirect effect on air system size. In normal autosizing, the changes in sizes are continuous, but in real systems, equipment sizes tend to be discrete. </w:t>
      </w:r>
      <w:r w:rsidR="00595819">
        <w:t>If we start with the Strip Mall Reference Building model (</w:t>
      </w:r>
      <w:r w:rsidR="00595819" w:rsidRPr="00B033F4">
        <w:t>RefBldgStripMallNew2004_Chicago</w:t>
      </w:r>
      <w:r w:rsidR="00595819">
        <w:t>.idf), we should ask</w:t>
      </w:r>
      <w:r>
        <w:t>, Could we use the EMS custom calculations to intervene and make the final system sizing results follow the discrete sizes available for a particular product line of equipment?</w:t>
      </w:r>
    </w:p>
    <w:p w:rsidR="00301E09" w:rsidRDefault="00301E09" w:rsidP="00876230">
      <w:pPr>
        <w:pStyle w:val="Heading3"/>
      </w:pPr>
      <w:bookmarkStart w:id="202" w:name="_Toc367348325"/>
      <w:r>
        <w:t>EMS Design Discussion</w:t>
      </w:r>
      <w:bookmarkEnd w:id="202"/>
    </w:p>
    <w:p w:rsidR="00301E09" w:rsidRDefault="00301E09" w:rsidP="00A4281B">
      <w:pPr>
        <w:pStyle w:val="BodyText"/>
      </w:pPr>
      <w:r>
        <w:t xml:space="preserve">Examining the vendor’s literature for one line of commercial packaged single-zone HVAC air systems shows that the nominal product sizes include 1200 cfm, 1600 cfm, 2000 cfm, 2400 cfm, 3000 cfm, 3400, cfm, and 4000 cfm. The literature also classifies units by tonnage of cooling capacity; however, in EnergyPlus modeling it is simpler to classify by air flow rate rather than by cooling capacity (because the direct expansion models have a tight range for allowable cooling capacity per air flow rate and size themselves off the flow rate). We construct the following simple model to select the next higher air flow rate product that uses the volume flow determined during the usual autosizing calculations, </w:t>
      </w:r>
      <w:r w:rsidRPr="000174D8">
        <w:rPr>
          <w:position w:val="-12"/>
        </w:rPr>
        <w:object w:dxaOrig="400" w:dyaOrig="380">
          <v:shape id="_x0000_i1029" type="#_x0000_t75" style="width:20.25pt;height:18.75pt" o:ole="">
            <v:imagedata r:id="rId30" o:title=""/>
          </v:shape>
          <o:OLEObject Type="Embed" ProgID="Equation.DSMT4" ShapeID="_x0000_i1029" DrawAspect="Content" ObjectID="_1441795351" r:id="rId31"/>
        </w:object>
      </w:r>
      <w:r>
        <w:t>,and threshold values taken from the nominal product sizes</w:t>
      </w:r>
      <w:r w:rsidRPr="000174D8">
        <w:t xml:space="preserve"> </w:t>
      </w:r>
      <w:r>
        <w:t>(in m</w:t>
      </w:r>
      <w:r w:rsidRPr="000174D8">
        <w:rPr>
          <w:vertAlign w:val="superscript"/>
        </w:rPr>
        <w:t>3</w:t>
      </w:r>
      <w:r>
        <w:t xml:space="preserve">/s):  </w:t>
      </w:r>
    </w:p>
    <w:p w:rsidR="00301E09" w:rsidRDefault="00301E09" w:rsidP="00EC6619">
      <w:pPr>
        <w:pStyle w:val="Equation"/>
      </w:pPr>
      <w:r w:rsidRPr="00BD596A">
        <w:rPr>
          <w:position w:val="-130"/>
        </w:rPr>
        <w:object w:dxaOrig="3140" w:dyaOrig="2760">
          <v:shape id="_x0000_i1030" type="#_x0000_t75" style="width:155.25pt;height:138pt" o:ole="">
            <v:imagedata r:id="rId32" o:title=""/>
          </v:shape>
          <o:OLEObject Type="Embed" ProgID="Equation.DSMT4" ShapeID="_x0000_i1030" DrawAspect="Content" ObjectID="_1441795352" r:id="rId33"/>
        </w:object>
      </w:r>
    </w:p>
    <w:p w:rsidR="00301E09" w:rsidRDefault="00301E09" w:rsidP="002B6C08">
      <w:pPr>
        <w:pStyle w:val="BodyText"/>
        <w:spacing w:after="180"/>
      </w:pPr>
      <w:r>
        <w:t>The system sizing calculations determine a value for the volume flow rate. To obtain this result for use in an Erl program, we use an EnergyManagementSystem:InternalVariable input object to set up a variable for the data called “</w:t>
      </w:r>
      <w:r w:rsidRPr="00BD596A">
        <w:t>Intermediate Air System Main Supply Volume Flow Rate</w:t>
      </w:r>
      <w:r>
        <w:t xml:space="preserve">.”  We can then use this value in our algorithm to find a discrete system size. </w:t>
      </w:r>
    </w:p>
    <w:p w:rsidR="00301E09" w:rsidRDefault="00301E09" w:rsidP="002B6C08">
      <w:pPr>
        <w:pStyle w:val="BodyText"/>
        <w:spacing w:after="180"/>
      </w:pPr>
      <w:r>
        <w:t xml:space="preserve">Once we have the new system size, we need to set up an actuator to apply the new size. For this we use an EnergyManagementSystem:Actuator input object to establish control over “Sizing:System” type of component using the “Main Supply Volume Flow Rate” control type. </w:t>
      </w:r>
    </w:p>
    <w:p w:rsidR="00301E09" w:rsidRDefault="00301E09" w:rsidP="002B6C08">
      <w:pPr>
        <w:pStyle w:val="BodyText"/>
        <w:spacing w:after="180"/>
      </w:pPr>
      <w:r>
        <w:t>The EMS calling point for controlling air system sizing is called “</w:t>
      </w:r>
      <w:r w:rsidRPr="00BD596A">
        <w:t>EndOfSystemSizing</w:t>
      </w:r>
      <w:r>
        <w:t xml:space="preserve">.”  So we enter this into the program calling manager. </w:t>
      </w:r>
    </w:p>
    <w:p w:rsidR="00725B9E" w:rsidRPr="00BD596A" w:rsidRDefault="00725B9E" w:rsidP="00725B9E">
      <w:pPr>
        <w:pStyle w:val="BodyText"/>
      </w:pPr>
      <w:r>
        <w:t>For this example, we modify the example file called “</w:t>
      </w:r>
      <w:r w:rsidRPr="00B033F4">
        <w:t>RefBldgStripMallNew2004_Chicago</w:t>
      </w:r>
      <w:r w:rsidRPr="00BD596A">
        <w:t>.idf</w:t>
      </w:r>
      <w:r>
        <w:t xml:space="preserve">.”  This file has 10 separate packaged units, so rather than repeat the algorithm several times, we use a subroutine so the same Erl code can be reused for each air system. The subroutine </w:t>
      </w:r>
      <w:r>
        <w:lastRenderedPageBreak/>
        <w:t xml:space="preserve">has two arguments that we will declare as global variables:  the input for continuous size and the output for the discrete size. </w:t>
      </w:r>
    </w:p>
    <w:p w:rsidR="00301E09" w:rsidRDefault="00301E09" w:rsidP="00876230">
      <w:pPr>
        <w:pStyle w:val="Heading3"/>
      </w:pPr>
      <w:bookmarkStart w:id="203" w:name="_Toc367348326"/>
      <w:r>
        <w:t>EMS Input Objects</w:t>
      </w:r>
      <w:bookmarkEnd w:id="203"/>
      <w:r>
        <w:t xml:space="preserve"> </w:t>
      </w:r>
    </w:p>
    <w:p w:rsidR="00301E09" w:rsidRPr="00C21F78" w:rsidRDefault="00301E09" w:rsidP="00A4281B">
      <w:pPr>
        <w:pStyle w:val="BodyText"/>
      </w:pPr>
      <w:r>
        <w:t>A set of input objects for EMS control for discrete resizing of 10 air systems follows and is included in the example file called “EMSDiscreteAirSystemSizes.idf.”</w:t>
      </w:r>
    </w:p>
    <w:p w:rsidR="00301E09" w:rsidRDefault="00301E09" w:rsidP="006C1090">
      <w:pPr>
        <w:pStyle w:val="CodeIDDSamples"/>
      </w:pPr>
      <w:r>
        <w:t xml:space="preserve">Output:EnergyManagementSystem, </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w:t>
      </w:r>
    </w:p>
    <w:p w:rsidR="00301E09" w:rsidRDefault="00301E09" w:rsidP="006C1090">
      <w:pPr>
        <w:pStyle w:val="CodeIDDSamples"/>
      </w:pPr>
      <w:r>
        <w:t>EnergyManagementSystem:ProgramCallingManager,</w:t>
      </w:r>
    </w:p>
    <w:p w:rsidR="00301E09" w:rsidRDefault="00301E09" w:rsidP="006C1090">
      <w:pPr>
        <w:pStyle w:val="CodeIDDSamples"/>
      </w:pPr>
      <w:r>
        <w:t xml:space="preserve">  Apply Discrete Package Sizes to Air System Sizing , ! Name</w:t>
      </w:r>
    </w:p>
    <w:p w:rsidR="00301E09" w:rsidRDefault="00301E09" w:rsidP="006C1090">
      <w:pPr>
        <w:pStyle w:val="CodeIDDSamples"/>
      </w:pPr>
      <w:r>
        <w:t xml:space="preserve">  EndOfSystemSizing ,    ! EnergyPlus Model Calling Point</w:t>
      </w:r>
    </w:p>
    <w:p w:rsidR="00301E09" w:rsidRDefault="00301E09" w:rsidP="006C1090">
      <w:pPr>
        <w:pStyle w:val="CodeIDDSamples"/>
      </w:pPr>
      <w:r>
        <w:t xml:space="preserve">  Resize_PSZ_To_Match_Product_Availability;         ! Program Name 1</w:t>
      </w:r>
    </w:p>
    <w:p w:rsidR="00301E09" w:rsidRDefault="00301E09" w:rsidP="006C1090">
      <w:pPr>
        <w:pStyle w:val="CodeIDDSamples"/>
      </w:pPr>
    </w:p>
    <w:p w:rsidR="00301E09" w:rsidRPr="00EC6619" w:rsidRDefault="00301E09" w:rsidP="006C1090">
      <w:pPr>
        <w:pStyle w:val="CodeIDDSamples"/>
      </w:pPr>
    </w:p>
    <w:p w:rsidR="00301E09" w:rsidRDefault="00301E09" w:rsidP="006C1090">
      <w:pPr>
        <w:pStyle w:val="CodeIDDSamples"/>
      </w:pPr>
      <w:r>
        <w:t>EnergyManagementSystem:Program,</w:t>
      </w:r>
    </w:p>
    <w:p w:rsidR="00301E09" w:rsidRDefault="00301E09" w:rsidP="006C1090">
      <w:pPr>
        <w:pStyle w:val="CodeIDDSamples"/>
      </w:pPr>
      <w:r>
        <w:t xml:space="preserve">  Resize_PSZ_To_Match_Product_Availability , ! Name </w:t>
      </w:r>
    </w:p>
    <w:p w:rsidR="00301E09" w:rsidRDefault="00301E09" w:rsidP="006C1090">
      <w:pPr>
        <w:pStyle w:val="CodeIDDSamples"/>
      </w:pPr>
      <w:r>
        <w:t xml:space="preserve">  SET argMainVdot = PSZ_1_CalcMainSupVdot,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PSZ_1_MainSupVdotSet = argDiscreteMainVdot,</w:t>
      </w:r>
    </w:p>
    <w:p w:rsidR="00301E09" w:rsidRDefault="00301E09" w:rsidP="006C1090">
      <w:pPr>
        <w:pStyle w:val="CodeIDDSamples"/>
      </w:pPr>
      <w:r>
        <w:t xml:space="preserve">  SET argMainVdot = PSZ_2_CalcMainSupVdot,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PSZ_2_MainSupVdotSet = argDiscreteMainVdot,</w:t>
      </w:r>
    </w:p>
    <w:p w:rsidR="00301E09" w:rsidRDefault="00301E09" w:rsidP="006C1090">
      <w:pPr>
        <w:pStyle w:val="CodeIDDSamples"/>
      </w:pPr>
      <w:r>
        <w:t xml:space="preserve">  SET argMainVdot = PSZ_3_CalcMainSupVdot,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PSZ_3_MainSupVdotSet = argDiscreteMainVdot,</w:t>
      </w:r>
    </w:p>
    <w:p w:rsidR="00301E09" w:rsidRDefault="00301E09" w:rsidP="006C1090">
      <w:pPr>
        <w:pStyle w:val="CodeIDDSamples"/>
      </w:pPr>
      <w:r>
        <w:t xml:space="preserve">  SET argMainVdot = PSZ_4_CalcMainSupVdot,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PSZ_4_MainSupVdotSet = argDiscreteMainVdot,</w:t>
      </w:r>
    </w:p>
    <w:p w:rsidR="00301E09" w:rsidRDefault="00301E09" w:rsidP="006C1090">
      <w:pPr>
        <w:pStyle w:val="CodeIDDSamples"/>
      </w:pPr>
      <w:r>
        <w:t xml:space="preserve">  SET argMainVdot = PSZ_5_CalcMainSupVdot,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PSZ_5_MainSupVdotSet = argDiscreteMainVdot,</w:t>
      </w:r>
    </w:p>
    <w:p w:rsidR="00301E09" w:rsidRDefault="00301E09" w:rsidP="006C1090">
      <w:pPr>
        <w:pStyle w:val="CodeIDDSamples"/>
      </w:pPr>
      <w:r>
        <w:t xml:space="preserve">  SET argMainVdot = PSZ_6_CalcMainSupVdot,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PSZ_6_MainSupVdotSet = argDiscreteMainVdot,</w:t>
      </w:r>
    </w:p>
    <w:p w:rsidR="00301E09" w:rsidRDefault="00301E09" w:rsidP="006C1090">
      <w:pPr>
        <w:pStyle w:val="CodeIDDSamples"/>
      </w:pPr>
      <w:r>
        <w:t xml:space="preserve">  SET argMainVdot = PSZ_7_CalcMainSupVdot,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PSZ_7_MainSupVdotSet = argDiscreteMainVdot,</w:t>
      </w:r>
    </w:p>
    <w:p w:rsidR="00301E09" w:rsidRDefault="00301E09" w:rsidP="006C1090">
      <w:pPr>
        <w:pStyle w:val="CodeIDDSamples"/>
      </w:pPr>
      <w:r>
        <w:t xml:space="preserve">  SET argMainVdot = PSZ_8_CalcMainSupVdot,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PSZ_8_MainSupVdotSet = argDiscreteMainVdot,</w:t>
      </w:r>
    </w:p>
    <w:p w:rsidR="00301E09" w:rsidRDefault="00301E09" w:rsidP="006C1090">
      <w:pPr>
        <w:pStyle w:val="CodeIDDSamples"/>
      </w:pPr>
      <w:r>
        <w:t xml:space="preserve">  SET argMainVdot = PSZ_9_CalcMainSupVdot,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PSZ_9_MainSupVdotSet = argDiscreteMainVdot,</w:t>
      </w:r>
    </w:p>
    <w:p w:rsidR="00301E09" w:rsidRDefault="00301E09" w:rsidP="006C1090">
      <w:pPr>
        <w:pStyle w:val="CodeIDDSamples"/>
      </w:pPr>
      <w:r>
        <w:t xml:space="preserve">  SET argMainVdot = PSZ_10_CalcMainSupVdot,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PSZ_10_MainSupVdotSet = argDiscreteMainVdot;</w:t>
      </w:r>
    </w:p>
    <w:p w:rsidR="00301E09" w:rsidRDefault="00301E09" w:rsidP="006C1090">
      <w:pPr>
        <w:pStyle w:val="CodeIDDSamples"/>
      </w:pPr>
    </w:p>
    <w:p w:rsidR="00301E09" w:rsidRDefault="00301E09" w:rsidP="006C1090">
      <w:pPr>
        <w:pStyle w:val="CodeIDDSamples"/>
      </w:pPr>
      <w:r>
        <w:t xml:space="preserve">EnergyManagementSystem:Subroutine, </w:t>
      </w:r>
    </w:p>
    <w:p w:rsidR="00301E09" w:rsidRDefault="00301E09" w:rsidP="006C1090">
      <w:pPr>
        <w:pStyle w:val="CodeIDDSamples"/>
      </w:pPr>
      <w:r>
        <w:t xml:space="preserve">  Select_Discrete_Nominal_Air_Flow, </w:t>
      </w:r>
    </w:p>
    <w:p w:rsidR="00301E09" w:rsidRDefault="00301E09" w:rsidP="006C1090">
      <w:pPr>
        <w:pStyle w:val="CodeIDDSamples"/>
      </w:pPr>
      <w:r>
        <w:t xml:space="preserve">  ! argMainVdot </w:t>
      </w:r>
      <w:r>
        <w:tab/>
      </w:r>
      <w:r>
        <w:tab/>
        <w:t xml:space="preserve">Input </w:t>
      </w:r>
    </w:p>
    <w:p w:rsidR="00301E09" w:rsidRDefault="00301E09" w:rsidP="006C1090">
      <w:pPr>
        <w:pStyle w:val="CodeIDDSamples"/>
      </w:pPr>
      <w:r>
        <w:t xml:space="preserve">  ! argDiscreteMainVdot</w:t>
      </w:r>
      <w:r>
        <w:tab/>
      </w:r>
      <w:r>
        <w:tab/>
        <w:t>Output</w:t>
      </w:r>
    </w:p>
    <w:p w:rsidR="00301E09" w:rsidRDefault="00301E09" w:rsidP="006C1090">
      <w:pPr>
        <w:pStyle w:val="CodeIDDSamples"/>
      </w:pPr>
      <w:r>
        <w:t xml:space="preserve">  IF (argMainVdot &lt;= 0.56628) , ! 1200 cfm</w:t>
      </w:r>
    </w:p>
    <w:p w:rsidR="00301E09" w:rsidRDefault="00301E09" w:rsidP="006C1090">
      <w:pPr>
        <w:pStyle w:val="CodeIDDSamples"/>
      </w:pPr>
      <w:r>
        <w:t xml:space="preserve">    SET argDiscreteMainVdot = 0.56628 ,</w:t>
      </w:r>
    </w:p>
    <w:p w:rsidR="00301E09" w:rsidRDefault="00301E09" w:rsidP="006C1090">
      <w:pPr>
        <w:pStyle w:val="CodeIDDSamples"/>
      </w:pPr>
      <w:r>
        <w:t xml:space="preserve">  ELSEIF (argMainVdot &gt; 0.56628) &amp;&amp; (argMainVdot &lt;= 0.75504) , ! 1600 CFM</w:t>
      </w:r>
    </w:p>
    <w:p w:rsidR="00301E09" w:rsidRDefault="00301E09" w:rsidP="006C1090">
      <w:pPr>
        <w:pStyle w:val="CodeIDDSamples"/>
      </w:pPr>
      <w:r>
        <w:t xml:space="preserve">    SET argDiscreteMainVdot = 0.75504 ,  </w:t>
      </w:r>
    </w:p>
    <w:p w:rsidR="00301E09" w:rsidRDefault="00301E09" w:rsidP="006C1090">
      <w:pPr>
        <w:pStyle w:val="CodeIDDSamples"/>
      </w:pPr>
      <w:r>
        <w:t xml:space="preserve">  ELSEIF (argMainVdot &gt; 0.75504) &amp;&amp; (argMainVdot &lt;= 0.9438 ) , ! 2000 CFM</w:t>
      </w:r>
    </w:p>
    <w:p w:rsidR="00301E09" w:rsidRDefault="00301E09" w:rsidP="006C1090">
      <w:pPr>
        <w:pStyle w:val="CodeIDDSamples"/>
      </w:pPr>
      <w:r>
        <w:t xml:space="preserve">    SET argDiscreteMainVdot = 0.9438 ,    </w:t>
      </w:r>
    </w:p>
    <w:p w:rsidR="00301E09" w:rsidRDefault="00301E09" w:rsidP="006C1090">
      <w:pPr>
        <w:pStyle w:val="CodeIDDSamples"/>
      </w:pPr>
      <w:r>
        <w:t xml:space="preserve">  ELSEIF (argMainVdot &gt; 0.9438) &amp;&amp; (argMainVdot &lt;= 1.13256 ) , ! 2400 CFM  </w:t>
      </w:r>
    </w:p>
    <w:p w:rsidR="00301E09" w:rsidRDefault="00301E09" w:rsidP="006C1090">
      <w:pPr>
        <w:pStyle w:val="CodeIDDSamples"/>
      </w:pPr>
      <w:r>
        <w:t xml:space="preserve">    SET argDiscreteMainVdot = 1.13256 ,     </w:t>
      </w:r>
    </w:p>
    <w:p w:rsidR="00301E09" w:rsidRDefault="00301E09" w:rsidP="006C1090">
      <w:pPr>
        <w:pStyle w:val="CodeIDDSamples"/>
      </w:pPr>
      <w:r>
        <w:lastRenderedPageBreak/>
        <w:t xml:space="preserve">  ELSEIF (argMainVdot &gt; 1.13256) &amp;&amp; (argMainVdot &lt;= 1.4157 ) , ! 3000 CFM  </w:t>
      </w:r>
    </w:p>
    <w:p w:rsidR="00301E09" w:rsidRDefault="00301E09" w:rsidP="006C1090">
      <w:pPr>
        <w:pStyle w:val="CodeIDDSamples"/>
      </w:pPr>
      <w:r>
        <w:t xml:space="preserve">    SET argDiscreteMainVdot = 1.4157 ,  </w:t>
      </w:r>
    </w:p>
    <w:p w:rsidR="00301E09" w:rsidRDefault="00301E09" w:rsidP="006C1090">
      <w:pPr>
        <w:pStyle w:val="CodeIDDSamples"/>
      </w:pPr>
      <w:r>
        <w:t xml:space="preserve">  ELSEIF (argMainVdot &gt; 1.4157) &amp;&amp; (argMainVdot &lt;= 1.60446 ) , ! 3400 CFM    </w:t>
      </w:r>
    </w:p>
    <w:p w:rsidR="00301E09" w:rsidRDefault="00301E09" w:rsidP="006C1090">
      <w:pPr>
        <w:pStyle w:val="CodeIDDSamples"/>
      </w:pPr>
      <w:r>
        <w:t xml:space="preserve">    SET argDiscreteMainVdot = 1.60446 ,    </w:t>
      </w:r>
    </w:p>
    <w:p w:rsidR="00301E09" w:rsidRDefault="00301E09" w:rsidP="006C1090">
      <w:pPr>
        <w:pStyle w:val="CodeIDDSamples"/>
      </w:pPr>
      <w:r>
        <w:t xml:space="preserve">  ELSEIF (argMainVdot &gt; 1.60446) &amp;&amp; (argMainVdot &lt;= 1.8879 ) , ! 4000 CFM  </w:t>
      </w:r>
    </w:p>
    <w:p w:rsidR="00301E09" w:rsidRDefault="00301E09" w:rsidP="006C1090">
      <w:pPr>
        <w:pStyle w:val="CodeIDDSamples"/>
      </w:pPr>
      <w:r>
        <w:t xml:space="preserve">    SET argDiscreteMainVdot = 1.8879 ,  </w:t>
      </w:r>
    </w:p>
    <w:p w:rsidR="00301E09" w:rsidRDefault="00301E09" w:rsidP="006C1090">
      <w:pPr>
        <w:pStyle w:val="CodeIDDSamples"/>
      </w:pPr>
      <w:r>
        <w:t xml:space="preserve">  ELSEIF (argMainVdot &gt; 1.8879), ! too high</w:t>
      </w:r>
    </w:p>
    <w:p w:rsidR="00301E09" w:rsidRDefault="00301E09" w:rsidP="006C1090">
      <w:pPr>
        <w:pStyle w:val="CodeIDDSamples"/>
      </w:pPr>
      <w:r>
        <w:t xml:space="preserve">    set dummy = @SevereWarnEP 666.0,  </w:t>
      </w:r>
    </w:p>
    <w:p w:rsidR="00301E09" w:rsidRDefault="00301E09" w:rsidP="006C1090">
      <w:pPr>
        <w:pStyle w:val="CodeIDDSamples"/>
      </w:pPr>
      <w:r>
        <w:t xml:space="preserve">  ENDIF;</w:t>
      </w:r>
    </w:p>
    <w:p w:rsidR="00301E09" w:rsidRDefault="00301E09" w:rsidP="006C1090">
      <w:pPr>
        <w:pStyle w:val="CodeIDDSamples"/>
      </w:pPr>
    </w:p>
    <w:p w:rsidR="00301E09" w:rsidRDefault="00301E09" w:rsidP="006C1090">
      <w:pPr>
        <w:pStyle w:val="CodeIDDSamples"/>
      </w:pPr>
      <w:r>
        <w:t>EnergyManagementSystem:GlobalVariable, argDiscreteMainVdot;</w:t>
      </w:r>
    </w:p>
    <w:p w:rsidR="00301E09" w:rsidRDefault="00301E09" w:rsidP="006C1090">
      <w:pPr>
        <w:pStyle w:val="CodeIDDSamples"/>
      </w:pPr>
      <w:r>
        <w:t>EnergyManagementSystem:GlobalVariable, argMainVdot;</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PSZ_1_CalcMainSupVdot,</w:t>
      </w:r>
    </w:p>
    <w:p w:rsidR="00301E09" w:rsidRDefault="00301E09" w:rsidP="006C1090">
      <w:pPr>
        <w:pStyle w:val="CodeIDDSamples"/>
      </w:pPr>
      <w:r>
        <w:t xml:space="preserve">   PSZ-AC_1:1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PSZ_1_MainSupVdotSet,                            ! Name</w:t>
      </w:r>
    </w:p>
    <w:p w:rsidR="00301E09" w:rsidRDefault="00301E09" w:rsidP="006C1090">
      <w:pPr>
        <w:pStyle w:val="CodeIDDSamples"/>
      </w:pPr>
      <w:r>
        <w:t xml:space="preserve">   PSZ-AC_1:1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r>
        <w:t xml:space="preserve">   </w:t>
      </w:r>
    </w:p>
    <w:p w:rsidR="00301E09" w:rsidRPr="00EC661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PSZ_2_CalcMainSupVdot,</w:t>
      </w:r>
    </w:p>
    <w:p w:rsidR="00301E09" w:rsidRDefault="00301E09" w:rsidP="006C1090">
      <w:pPr>
        <w:pStyle w:val="CodeIDDSamples"/>
      </w:pPr>
      <w:r>
        <w:t xml:space="preserve">   PSZ-AC_2:2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PSZ_2_MainSupVdotSet,                            ! Name</w:t>
      </w:r>
    </w:p>
    <w:p w:rsidR="00301E09" w:rsidRDefault="00301E09" w:rsidP="006C1090">
      <w:pPr>
        <w:pStyle w:val="CodeIDDSamples"/>
      </w:pPr>
      <w:r>
        <w:t xml:space="preserve">   PSZ-AC_2:2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PSZ_3_CalcMainSupVdot,</w:t>
      </w:r>
    </w:p>
    <w:p w:rsidR="00301E09" w:rsidRDefault="00301E09" w:rsidP="006C1090">
      <w:pPr>
        <w:pStyle w:val="CodeIDDSamples"/>
      </w:pPr>
      <w:r>
        <w:t xml:space="preserve">   PSZ-AC_3:3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PSZ_3_MainSupVdotSet,                            ! Name</w:t>
      </w:r>
    </w:p>
    <w:p w:rsidR="00301E09" w:rsidRDefault="00301E09" w:rsidP="006C1090">
      <w:pPr>
        <w:pStyle w:val="CodeIDDSamples"/>
      </w:pPr>
      <w:r>
        <w:t xml:space="preserve">   PSZ-AC_3:3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PSZ_4_CalcMainSupVdot,</w:t>
      </w:r>
    </w:p>
    <w:p w:rsidR="00301E09" w:rsidRDefault="00301E09" w:rsidP="006C1090">
      <w:pPr>
        <w:pStyle w:val="CodeIDDSamples"/>
      </w:pPr>
      <w:r>
        <w:t xml:space="preserve">   PSZ-AC_4:4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PSZ_4_MainSupVdotSet,                            ! Name</w:t>
      </w:r>
    </w:p>
    <w:p w:rsidR="00301E09" w:rsidRDefault="00301E09" w:rsidP="006C1090">
      <w:pPr>
        <w:pStyle w:val="CodeIDDSamples"/>
      </w:pPr>
      <w:r>
        <w:t xml:space="preserve">   PSZ-AC_4:4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PSZ_5_CalcMainSupVdot,</w:t>
      </w:r>
    </w:p>
    <w:p w:rsidR="00301E09" w:rsidRDefault="00301E09" w:rsidP="006C1090">
      <w:pPr>
        <w:pStyle w:val="CodeIDDSamples"/>
      </w:pPr>
      <w:r>
        <w:t xml:space="preserve">   PSZ-AC_5:5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lastRenderedPageBreak/>
        <w:t>EnergyManagementSystem:Actuator,</w:t>
      </w:r>
    </w:p>
    <w:p w:rsidR="00301E09" w:rsidRDefault="00301E09" w:rsidP="006C1090">
      <w:pPr>
        <w:pStyle w:val="CodeIDDSamples"/>
      </w:pPr>
      <w:r>
        <w:t xml:space="preserve">   PSZ_5_MainSupVdotSet,                            ! Name</w:t>
      </w:r>
    </w:p>
    <w:p w:rsidR="00301E09" w:rsidRDefault="00301E09" w:rsidP="006C1090">
      <w:pPr>
        <w:pStyle w:val="CodeIDDSamples"/>
      </w:pPr>
      <w:r>
        <w:t xml:space="preserve">   PSZ-AC_5:5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PSZ_6_CalcMainSupVdot,</w:t>
      </w:r>
    </w:p>
    <w:p w:rsidR="00301E09" w:rsidRDefault="00301E09" w:rsidP="006C1090">
      <w:pPr>
        <w:pStyle w:val="CodeIDDSamples"/>
      </w:pPr>
      <w:r>
        <w:t xml:space="preserve">   PSZ-AC_6:6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PSZ_6_MainSupVdotSet,                            ! Name</w:t>
      </w:r>
    </w:p>
    <w:p w:rsidR="00301E09" w:rsidRDefault="00301E09" w:rsidP="006C1090">
      <w:pPr>
        <w:pStyle w:val="CodeIDDSamples"/>
      </w:pPr>
      <w:r>
        <w:t xml:space="preserve">   PSZ-AC_6:6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PSZ_7_CalcMainSupVdot,</w:t>
      </w:r>
    </w:p>
    <w:p w:rsidR="00301E09" w:rsidRDefault="00301E09" w:rsidP="006C1090">
      <w:pPr>
        <w:pStyle w:val="CodeIDDSamples"/>
      </w:pPr>
      <w:r>
        <w:t xml:space="preserve">   PSZ-AC_7:7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PSZ_7_MainSupVdotSet,                            ! Name</w:t>
      </w:r>
    </w:p>
    <w:p w:rsidR="00301E09" w:rsidRDefault="00301E09" w:rsidP="006C1090">
      <w:pPr>
        <w:pStyle w:val="CodeIDDSamples"/>
      </w:pPr>
      <w:r>
        <w:t xml:space="preserve">   PSZ-AC_7:7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PSZ_8_CalcMainSupVdot,</w:t>
      </w:r>
    </w:p>
    <w:p w:rsidR="00301E09" w:rsidRDefault="00301E09" w:rsidP="006C1090">
      <w:pPr>
        <w:pStyle w:val="CodeIDDSamples"/>
      </w:pPr>
      <w:r>
        <w:t xml:space="preserve">   PSZ-AC_8:8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PSZ_8_MainSupVdotSet,                            ! Name</w:t>
      </w:r>
    </w:p>
    <w:p w:rsidR="00301E09" w:rsidRDefault="00301E09" w:rsidP="006C1090">
      <w:pPr>
        <w:pStyle w:val="CodeIDDSamples"/>
      </w:pPr>
      <w:r>
        <w:t xml:space="preserve">   PSZ-AC_8:8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PSZ_9_CalcMainSupVdot,</w:t>
      </w:r>
    </w:p>
    <w:p w:rsidR="00301E09" w:rsidRDefault="00301E09" w:rsidP="006C1090">
      <w:pPr>
        <w:pStyle w:val="CodeIDDSamples"/>
      </w:pPr>
      <w:r>
        <w:t xml:space="preserve">   PSZ-AC_9:9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PSZ_9_MainSupVdotSet,                            ! Name</w:t>
      </w:r>
    </w:p>
    <w:p w:rsidR="00301E09" w:rsidRDefault="00301E09" w:rsidP="006C1090">
      <w:pPr>
        <w:pStyle w:val="CodeIDDSamples"/>
      </w:pPr>
      <w:r>
        <w:t xml:space="preserve">   PSZ-AC_9:9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PSZ_10_CalcMainSupVdot,</w:t>
      </w:r>
    </w:p>
    <w:p w:rsidR="00301E09" w:rsidRDefault="00301E09" w:rsidP="006C1090">
      <w:pPr>
        <w:pStyle w:val="CodeIDDSamples"/>
      </w:pPr>
      <w:r>
        <w:t xml:space="preserve">   PSZ-AC_10:10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PSZ_10_MainSupVdotSet,                            ! Name</w:t>
      </w:r>
    </w:p>
    <w:p w:rsidR="00301E09" w:rsidRDefault="00301E09" w:rsidP="006C1090">
      <w:pPr>
        <w:pStyle w:val="CodeIDDSamples"/>
      </w:pPr>
      <w:r>
        <w:t xml:space="preserve">   PSZ-AC_10:10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FB10F9">
      <w:pPr>
        <w:pStyle w:val="Heading2"/>
      </w:pPr>
      <w:bookmarkStart w:id="204" w:name="_Toc367348327"/>
      <w:r>
        <w:lastRenderedPageBreak/>
        <w:t>Example 9. Demand Management</w:t>
      </w:r>
      <w:bookmarkEnd w:id="204"/>
    </w:p>
    <w:p w:rsidR="00301E09" w:rsidRDefault="00301E09" w:rsidP="001A46CD">
      <w:pPr>
        <w:pStyle w:val="Heading3"/>
      </w:pPr>
      <w:bookmarkStart w:id="205" w:name="_Toc367348328"/>
      <w:r>
        <w:t>Problem Statement</w:t>
      </w:r>
      <w:bookmarkEnd w:id="205"/>
    </w:p>
    <w:p w:rsidR="00301E09" w:rsidRPr="001A46CD" w:rsidRDefault="00301E09" w:rsidP="001A46CD">
      <w:pPr>
        <w:pStyle w:val="BodyText"/>
      </w:pPr>
      <w:r>
        <w:t>Demand management refers to controlling a building to reduce the peak electrical power draws or otherwise improve the load profile from the perspective of the electric utility. Managing electricity demand is an important application for EMS. We should ask, Can we take the model from example 2 and use the EMS to add demand management?</w:t>
      </w:r>
    </w:p>
    <w:p w:rsidR="00301E09" w:rsidRDefault="00301E09" w:rsidP="001A46CD">
      <w:pPr>
        <w:pStyle w:val="Heading3"/>
      </w:pPr>
      <w:bookmarkStart w:id="206" w:name="_Toc367348329"/>
      <w:r>
        <w:t>EMS Design Discussion</w:t>
      </w:r>
      <w:bookmarkEnd w:id="206"/>
    </w:p>
    <w:p w:rsidR="00301E09" w:rsidRDefault="00301E09" w:rsidP="002B6C08">
      <w:pPr>
        <w:pStyle w:val="BodyText"/>
        <w:spacing w:after="180"/>
      </w:pPr>
      <w:r>
        <w:t xml:space="preserve">Example 2 is a model of a large office building, but unfortunately the utility tariff is not a demand-based rate. Therefore, we change to a different set of utility rate input objects so the model has demand charges. </w:t>
      </w:r>
    </w:p>
    <w:p w:rsidR="00301E09" w:rsidRDefault="00301E09" w:rsidP="002B6C08">
      <w:pPr>
        <w:pStyle w:val="BodyText"/>
        <w:spacing w:after="180"/>
      </w:pPr>
      <w:r>
        <w:t>For this example, we assume that demand is managed by turning down the lights and increasing the cooling setpoint. The EMS calling point chosen is “</w:t>
      </w:r>
      <w:r w:rsidRPr="001C0A76">
        <w:t>BeginTimestepBeforePredictor</w:t>
      </w:r>
      <w:r>
        <w:t xml:space="preserve">” because it allows you to change the lighting power levels and temperature setpoints before you predict the zone loads. </w:t>
      </w:r>
    </w:p>
    <w:p w:rsidR="00301E09" w:rsidRDefault="00301E09" w:rsidP="002B6C08">
      <w:pPr>
        <w:pStyle w:val="BodyText"/>
        <w:spacing w:after="180"/>
      </w:pPr>
      <w:r>
        <w:t xml:space="preserve">To manage the demand, we first need to develop some targets based on some a priori idea of what level of demand should be considered “high.”  Therefore, we first run the model without demand management and note the simulation results for demand. There are many ways to obtain the demand results, but one method is to obtain them from the tabular report for Tariffs called “Native Variables.”  In that report, the row called PeakDemand is the demand used to calculate demand charges and is listed in kW. We will use these values to construct a target level of demand for each month by taking these results and multiplying by 0.85 in an effort to reduce demand by 15%. For example, the demand for January was 1,154.01 kW, so we make our target level to be 0.85 * 1154.01 = 980.91 kW and the demand for August was 1,555.20 kW, so the target is 0.85 * 1555.20 = 1,321.92 kW. </w:t>
      </w:r>
    </w:p>
    <w:p w:rsidR="00301E09" w:rsidRDefault="00301E09" w:rsidP="002B6C08">
      <w:pPr>
        <w:pStyle w:val="BodyText"/>
        <w:spacing w:after="180"/>
      </w:pPr>
      <w:r>
        <w:t xml:space="preserve">To develop our Erl program, we separate the overall task into two parts:  </w:t>
      </w:r>
    </w:p>
    <w:p w:rsidR="00301E09" w:rsidRDefault="00301E09" w:rsidP="00EC6619">
      <w:pPr>
        <w:pStyle w:val="ListNumber"/>
        <w:numPr>
          <w:ilvl w:val="0"/>
          <w:numId w:val="12"/>
        </w:numPr>
      </w:pPr>
      <w:r>
        <w:t xml:space="preserve">Determine the current state of demand management control. </w:t>
      </w:r>
    </w:p>
    <w:p w:rsidR="00301E09" w:rsidRDefault="00301E09" w:rsidP="00EC6619">
      <w:pPr>
        <w:pStyle w:val="ListNumber"/>
        <w:numPr>
          <w:ilvl w:val="0"/>
          <w:numId w:val="12"/>
        </w:numPr>
      </w:pPr>
      <w:r>
        <w:t xml:space="preserve">Set the controls based on that control state. </w:t>
      </w:r>
    </w:p>
    <w:p w:rsidR="00301E09" w:rsidRDefault="00301E09" w:rsidP="002B6C08">
      <w:pPr>
        <w:pStyle w:val="BodyText"/>
        <w:spacing w:after="180"/>
      </w:pPr>
      <w:r>
        <w:t>We then divide the Erl programs into two main programs and give them descriptive names:  “</w:t>
      </w:r>
      <w:r w:rsidRPr="001819CF">
        <w:t>Determine_Current_Demand_Manage_State</w:t>
      </w:r>
      <w:r>
        <w:t>”;  “</w:t>
      </w:r>
      <w:r w:rsidRPr="001819CF">
        <w:t>Dispatch_Demand_Changes_By_State</w:t>
      </w:r>
      <w:r>
        <w:t xml:space="preserve">.” </w:t>
      </w:r>
    </w:p>
    <w:p w:rsidR="00301E09" w:rsidRDefault="00301E09" w:rsidP="002B6C08">
      <w:pPr>
        <w:pStyle w:val="BodyText"/>
        <w:spacing w:after="180"/>
      </w:pPr>
      <w:r>
        <w:t>The Erl program to determine the control state determines the current status for the demand management controls. You can record and manage the control state by setting the value of a global variable called “</w:t>
      </w:r>
      <w:r w:rsidRPr="00C04573">
        <w:t>argDmndMngrState</w:t>
      </w:r>
      <w:r>
        <w:t xml:space="preserve">.”  For this example, we develop four control states that represent four levels of demand management:  </w:t>
      </w:r>
    </w:p>
    <w:p w:rsidR="00301E09" w:rsidRDefault="00301E09" w:rsidP="00EC6619">
      <w:pPr>
        <w:pStyle w:val="ListBullet2"/>
      </w:pPr>
      <w:r>
        <w:t xml:space="preserve">Level 1 is assigned a value of 0.0 and represents no override to implement changes to demand-related controls. </w:t>
      </w:r>
    </w:p>
    <w:p w:rsidR="00301E09" w:rsidRDefault="00301E09" w:rsidP="00EC6619">
      <w:pPr>
        <w:pStyle w:val="ListBullet2"/>
      </w:pPr>
      <w:r>
        <w:t xml:space="preserve">Level 2 is assigned a value of 1.0 and represents moderately aggressive overrides for demand-related controls. </w:t>
      </w:r>
    </w:p>
    <w:p w:rsidR="00301E09" w:rsidRDefault="00301E09" w:rsidP="00EC6619">
      <w:pPr>
        <w:pStyle w:val="ListBullet2"/>
      </w:pPr>
      <w:r>
        <w:t xml:space="preserve">Level 3 is assigned a value of 2.0 and represents more aggressive override. </w:t>
      </w:r>
    </w:p>
    <w:p w:rsidR="00301E09" w:rsidRDefault="00301E09" w:rsidP="00EC6619">
      <w:pPr>
        <w:pStyle w:val="ListBullet2"/>
      </w:pPr>
      <w:r>
        <w:t xml:space="preserve">Level 4 is assigned a value of 3.0 and represents the most aggressive overrides. </w:t>
      </w:r>
    </w:p>
    <w:p w:rsidR="00301E09" w:rsidRDefault="00301E09" w:rsidP="002B6C08">
      <w:pPr>
        <w:pStyle w:val="BodyText"/>
        <w:spacing w:after="180"/>
      </w:pPr>
      <w:r>
        <w:t xml:space="preserve">We develop an algorithm for choosing the control state by assuming it should be a function of how close the current power level is to the target power level, the current direction for changes in power use, and the recent history of control state. The current demand is obtained by using a sensor that is based on the “Total Electric Demand” output variable. This current demand is compared to the target demand levels discussed as well as a “level 1” demand level that is set to be 90% of the target. If the current demand is higher than the level 1 demand but lower than the target, the state will tend to be at level 1. If the current demand </w:t>
      </w:r>
      <w:r>
        <w:lastRenderedPageBreak/>
        <w:t xml:space="preserve">is higher than the target, the current state will be either level 2 or level 3 depending on the trend direction. However, we do not want the response to be too quick because it leads to too much bouncing between control states. Therefore, we also introduce some numerical damping with the behavior that once a control state is selected it should be selected for at least two timesteps before dropping down to a lower level. This damping is modeled with the help of a trend variable that records the control state over time so we can retrieve what the control state was during the past two timesteps. </w:t>
      </w:r>
    </w:p>
    <w:p w:rsidR="00301E09" w:rsidRDefault="00301E09" w:rsidP="002B6C08">
      <w:pPr>
        <w:pStyle w:val="BodyText"/>
        <w:spacing w:after="180"/>
      </w:pPr>
      <w:r>
        <w:t>Once the control state is determined, the Erl programs will use EMS actuators to override controls based on the state. The following table summarizes the control adjustments used in our example for each control state.</w:t>
      </w:r>
    </w:p>
    <w:p w:rsidR="00301E09" w:rsidRDefault="00301E09" w:rsidP="002B6C08">
      <w:pPr>
        <w:pStyle w:val="Caption"/>
        <w:spacing w:after="120"/>
      </w:pPr>
      <w:bookmarkStart w:id="207" w:name="_Toc367348330"/>
      <w:r>
        <w:t xml:space="preserve">Table </w:t>
      </w:r>
      <w:r w:rsidR="00B03493">
        <w:fldChar w:fldCharType="begin"/>
      </w:r>
      <w:r w:rsidR="00B03493">
        <w:instrText xml:space="preserve"> SEQ Table \* ARABIC </w:instrText>
      </w:r>
      <w:r w:rsidR="00B03493">
        <w:fldChar w:fldCharType="separate"/>
      </w:r>
      <w:r w:rsidR="00B03493">
        <w:rPr>
          <w:noProof/>
        </w:rPr>
        <w:t>9</w:t>
      </w:r>
      <w:r w:rsidR="00B03493">
        <w:rPr>
          <w:noProof/>
        </w:rPr>
        <w:fldChar w:fldCharType="end"/>
      </w:r>
      <w:r>
        <w:t>. Example 9 Demand Management Adjustments by Control State</w:t>
      </w:r>
      <w:bookmarkEnd w:id="207"/>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3060"/>
        <w:gridCol w:w="3348"/>
      </w:tblGrid>
      <w:tr w:rsidR="00301E09" w:rsidTr="00FA4149">
        <w:tc>
          <w:tcPr>
            <w:tcW w:w="1890" w:type="dxa"/>
            <w:vAlign w:val="center"/>
          </w:tcPr>
          <w:p w:rsidR="00301E09" w:rsidRDefault="00301E09" w:rsidP="00D816CF">
            <w:pPr>
              <w:pStyle w:val="TableHeader"/>
            </w:pPr>
            <w:r>
              <w:t>Control State</w:t>
            </w:r>
          </w:p>
        </w:tc>
        <w:tc>
          <w:tcPr>
            <w:tcW w:w="3060" w:type="dxa"/>
            <w:vAlign w:val="center"/>
          </w:tcPr>
          <w:p w:rsidR="00301E09" w:rsidRDefault="00301E09" w:rsidP="00D816CF">
            <w:pPr>
              <w:pStyle w:val="TableHeader"/>
            </w:pPr>
            <w:r>
              <w:t>Lighting Power Adjustment Factor</w:t>
            </w:r>
          </w:p>
        </w:tc>
        <w:tc>
          <w:tcPr>
            <w:tcW w:w="3348" w:type="dxa"/>
            <w:vAlign w:val="center"/>
          </w:tcPr>
          <w:p w:rsidR="00301E09" w:rsidRDefault="00301E09" w:rsidP="00D816CF">
            <w:pPr>
              <w:pStyle w:val="TableHeader"/>
            </w:pPr>
            <w:r>
              <w:t>Cooling Thermostat Offset</w:t>
            </w:r>
          </w:p>
        </w:tc>
      </w:tr>
      <w:tr w:rsidR="00301E09" w:rsidTr="00FA4149">
        <w:tc>
          <w:tcPr>
            <w:tcW w:w="1890" w:type="dxa"/>
            <w:vAlign w:val="center"/>
          </w:tcPr>
          <w:p w:rsidR="00301E09" w:rsidRDefault="00301E09" w:rsidP="0054762B">
            <w:pPr>
              <w:pStyle w:val="TableText"/>
              <w:jc w:val="center"/>
            </w:pPr>
            <w:r>
              <w:t>0</w:t>
            </w:r>
          </w:p>
        </w:tc>
        <w:tc>
          <w:tcPr>
            <w:tcW w:w="3060" w:type="dxa"/>
            <w:vAlign w:val="center"/>
          </w:tcPr>
          <w:p w:rsidR="00301E09" w:rsidRDefault="00301E09" w:rsidP="0054762B">
            <w:pPr>
              <w:pStyle w:val="TableText"/>
              <w:jc w:val="center"/>
            </w:pPr>
            <w:r>
              <w:t>None</w:t>
            </w:r>
          </w:p>
        </w:tc>
        <w:tc>
          <w:tcPr>
            <w:tcW w:w="3348" w:type="dxa"/>
            <w:vAlign w:val="center"/>
          </w:tcPr>
          <w:p w:rsidR="00301E09" w:rsidRDefault="00301E09" w:rsidP="0054762B">
            <w:pPr>
              <w:pStyle w:val="TableText"/>
              <w:jc w:val="center"/>
            </w:pPr>
            <w:r>
              <w:t>none</w:t>
            </w:r>
          </w:p>
        </w:tc>
      </w:tr>
      <w:tr w:rsidR="00301E09" w:rsidTr="00FA4149">
        <w:tc>
          <w:tcPr>
            <w:tcW w:w="1890" w:type="dxa"/>
            <w:vAlign w:val="center"/>
          </w:tcPr>
          <w:p w:rsidR="00301E09" w:rsidRDefault="00301E09" w:rsidP="0054762B">
            <w:pPr>
              <w:pStyle w:val="TableText"/>
              <w:jc w:val="center"/>
            </w:pPr>
            <w:r>
              <w:t>1</w:t>
            </w:r>
          </w:p>
        </w:tc>
        <w:tc>
          <w:tcPr>
            <w:tcW w:w="3060" w:type="dxa"/>
            <w:vAlign w:val="center"/>
          </w:tcPr>
          <w:p w:rsidR="00301E09" w:rsidRDefault="00301E09" w:rsidP="0054762B">
            <w:pPr>
              <w:pStyle w:val="TableText"/>
              <w:jc w:val="center"/>
            </w:pPr>
            <w:r>
              <w:t>0.9</w:t>
            </w:r>
          </w:p>
        </w:tc>
        <w:tc>
          <w:tcPr>
            <w:tcW w:w="3348" w:type="dxa"/>
            <w:vAlign w:val="center"/>
          </w:tcPr>
          <w:p w:rsidR="00301E09" w:rsidRDefault="00301E09" w:rsidP="0054762B">
            <w:pPr>
              <w:pStyle w:val="TableText"/>
              <w:jc w:val="center"/>
            </w:pPr>
            <w:r>
              <w:t>+ 0.8</w:t>
            </w:r>
            <w:r w:rsidRPr="0054762B">
              <w:rPr>
                <w:rFonts w:cs="Arial"/>
              </w:rPr>
              <w:t>º</w:t>
            </w:r>
            <w:r>
              <w:t>C</w:t>
            </w:r>
          </w:p>
        </w:tc>
      </w:tr>
      <w:tr w:rsidR="00301E09" w:rsidTr="00FA4149">
        <w:tc>
          <w:tcPr>
            <w:tcW w:w="1890" w:type="dxa"/>
            <w:vAlign w:val="center"/>
          </w:tcPr>
          <w:p w:rsidR="00301E09" w:rsidRDefault="00301E09" w:rsidP="0054762B">
            <w:pPr>
              <w:pStyle w:val="TableText"/>
              <w:jc w:val="center"/>
            </w:pPr>
            <w:r>
              <w:t>2</w:t>
            </w:r>
          </w:p>
        </w:tc>
        <w:tc>
          <w:tcPr>
            <w:tcW w:w="3060" w:type="dxa"/>
            <w:vAlign w:val="center"/>
          </w:tcPr>
          <w:p w:rsidR="00301E09" w:rsidRDefault="00301E09" w:rsidP="0054762B">
            <w:pPr>
              <w:pStyle w:val="TableText"/>
              <w:jc w:val="center"/>
            </w:pPr>
            <w:r>
              <w:t>0.8</w:t>
            </w:r>
          </w:p>
        </w:tc>
        <w:tc>
          <w:tcPr>
            <w:tcW w:w="3348" w:type="dxa"/>
            <w:vAlign w:val="center"/>
          </w:tcPr>
          <w:p w:rsidR="00301E09" w:rsidRDefault="00301E09" w:rsidP="0054762B">
            <w:pPr>
              <w:pStyle w:val="TableText"/>
              <w:jc w:val="center"/>
            </w:pPr>
            <w:r>
              <w:t>+ 1.5</w:t>
            </w:r>
            <w:r w:rsidRPr="0054762B">
              <w:rPr>
                <w:rFonts w:cs="Arial"/>
              </w:rPr>
              <w:t>º</w:t>
            </w:r>
            <w:r>
              <w:t>C</w:t>
            </w:r>
          </w:p>
        </w:tc>
      </w:tr>
      <w:tr w:rsidR="00301E09" w:rsidTr="00FA4149">
        <w:tc>
          <w:tcPr>
            <w:tcW w:w="1890" w:type="dxa"/>
            <w:vAlign w:val="center"/>
          </w:tcPr>
          <w:p w:rsidR="00301E09" w:rsidRDefault="00301E09" w:rsidP="0054762B">
            <w:pPr>
              <w:pStyle w:val="TableText"/>
              <w:jc w:val="center"/>
            </w:pPr>
            <w:r>
              <w:t>3</w:t>
            </w:r>
          </w:p>
        </w:tc>
        <w:tc>
          <w:tcPr>
            <w:tcW w:w="3060" w:type="dxa"/>
            <w:vAlign w:val="center"/>
          </w:tcPr>
          <w:p w:rsidR="00301E09" w:rsidRDefault="00301E09" w:rsidP="0054762B">
            <w:pPr>
              <w:pStyle w:val="TableText"/>
              <w:jc w:val="center"/>
            </w:pPr>
            <w:r>
              <w:t>0.7</w:t>
            </w:r>
          </w:p>
        </w:tc>
        <w:tc>
          <w:tcPr>
            <w:tcW w:w="3348" w:type="dxa"/>
            <w:vAlign w:val="center"/>
          </w:tcPr>
          <w:p w:rsidR="00301E09" w:rsidRDefault="00301E09" w:rsidP="0054762B">
            <w:pPr>
              <w:pStyle w:val="TableText"/>
              <w:jc w:val="center"/>
            </w:pPr>
            <w:r>
              <w:t>+ 2.0</w:t>
            </w:r>
            <w:r w:rsidRPr="0054762B">
              <w:rPr>
                <w:rFonts w:cs="Arial"/>
              </w:rPr>
              <w:t>º</w:t>
            </w:r>
            <w:r>
              <w:t>C</w:t>
            </w:r>
          </w:p>
        </w:tc>
      </w:tr>
    </w:tbl>
    <w:p w:rsidR="00301E09" w:rsidRDefault="00301E09" w:rsidP="001A46CD">
      <w:pPr>
        <w:pStyle w:val="BodyText"/>
      </w:pPr>
    </w:p>
    <w:p w:rsidR="00301E09" w:rsidRDefault="00301E09" w:rsidP="002B6C08">
      <w:pPr>
        <w:pStyle w:val="BodyText"/>
        <w:spacing w:after="180"/>
      </w:pPr>
      <w:r>
        <w:t xml:space="preserve">For control state level 0, the actuators are all set to Null so they stop overriding controls and return the model to normal operation. </w:t>
      </w:r>
    </w:p>
    <w:p w:rsidR="00301E09" w:rsidRDefault="00301E09" w:rsidP="002B6C08">
      <w:pPr>
        <w:pStyle w:val="BodyText"/>
        <w:spacing w:after="120"/>
      </w:pPr>
      <w:r>
        <w:t>To alter the lighting power density with EMS, you could use either a direct method that employs a Lights actuator or an indirect method that modifies the lighting schedule. For this example we use the direct method with EnergyManagementSystem:Actuator input objects that enable you to override the Electric Power Level for each zone’s lights. We also set up internal variables to obtain the Lighting Power Design Level for each Lights object.  Finally, we set up an EMS sensor to obtain the lighting schedule value to use in Erl programs. If the demand management control state is 1, 2, or 3, we use the following model to determine a new lighting power level:</w:t>
      </w:r>
    </w:p>
    <w:p w:rsidR="00301E09" w:rsidRDefault="00301E09" w:rsidP="00EC6619">
      <w:pPr>
        <w:pStyle w:val="Equation"/>
      </w:pPr>
      <w:r>
        <w:t xml:space="preserve">Power = (Adjustment Factor) </w:t>
      </w:r>
      <w:r>
        <w:rPr>
          <w:rFonts w:cs="Arial"/>
        </w:rPr>
        <w:t>×</w:t>
      </w:r>
      <w:r>
        <w:t xml:space="preserve"> (Lighting Power Design Level) </w:t>
      </w:r>
      <w:r>
        <w:rPr>
          <w:rFonts w:cs="Arial"/>
        </w:rPr>
        <w:t>× (Schedule Value)</w:t>
      </w:r>
    </w:p>
    <w:p w:rsidR="00301E09" w:rsidRPr="008B65A5" w:rsidRDefault="00301E09" w:rsidP="001A46CD">
      <w:pPr>
        <w:pStyle w:val="BodyText"/>
      </w:pPr>
      <w:r>
        <w:t>There are also two ways to alter the cooling setpoint with EMS. To</w:t>
      </w:r>
      <w:r w:rsidRPr="00E006C0">
        <w:t xml:space="preserve"> </w:t>
      </w:r>
      <w:r>
        <w:t xml:space="preserve">dynamically alter the cooling setpoints, we modify the schedule rather than directly actuating Zone Temperature Control actuators. Changing the schedule allows one actuator to override all the zones; the more direct approach would require actuators for each zone. (This can be used to advantage if different zones are to be managed differently.)  The algorithm applies an offset depending on the control state. In the input file, the schedule for cooling setpoints is called </w:t>
      </w:r>
      <w:r w:rsidRPr="008B65A5">
        <w:t>CLGSETP_SCH</w:t>
      </w:r>
      <w:r>
        <w:t xml:space="preserve">, so we set up an actuator for this Schedule Value. Because the algorithm is a simple offset from the original schedule, we need to keep track of the values in the original schedule. We cannot use the same schedule as an input to the algorithm because once an actuator overrides the schedule value it will corrupt the original schedule. This would be an example of a circular reference problem. Therefore, we make a copy of the cooling setpoint schedule, naming it </w:t>
      </w:r>
      <w:r w:rsidRPr="008B65A5">
        <w:t>CLGSETP_SCH_Copy</w:t>
      </w:r>
      <w:r>
        <w:t>, and use the copy in a EnergyManagementSystem:Sensor object to obtain the current scheduled value for the setpoint. When we override the CLGSETP_SCH schedule, it will not corrupt the values from the CLGSTEP_SCH_Copy schedule used as input.</w:t>
      </w:r>
    </w:p>
    <w:p w:rsidR="00301E09" w:rsidRDefault="00301E09" w:rsidP="001A46CD">
      <w:pPr>
        <w:pStyle w:val="Heading3"/>
      </w:pPr>
      <w:bookmarkStart w:id="208" w:name="_Toc367348331"/>
      <w:r>
        <w:t>EMS Input Objects</w:t>
      </w:r>
      <w:bookmarkEnd w:id="208"/>
      <w:r>
        <w:t xml:space="preserve"> </w:t>
      </w:r>
    </w:p>
    <w:p w:rsidR="00301E09" w:rsidRDefault="00301E09" w:rsidP="001A46CD">
      <w:pPr>
        <w:pStyle w:val="BodyText"/>
      </w:pPr>
      <w:r>
        <w:t xml:space="preserve">The main input objects that implement this example of demand management are listed below and are included in the example file called “EMSDemandManager_LargeOffice.idf.”  The </w:t>
      </w:r>
      <w:r>
        <w:lastRenderedPageBreak/>
        <w:t xml:space="preserve">results indicate that demand management controls could reduce electricity costs by around $40,000 or 10%. </w:t>
      </w:r>
    </w:p>
    <w:p w:rsidR="00301E09" w:rsidRDefault="00301E09" w:rsidP="00725B9E">
      <w:pPr>
        <w:pStyle w:val="IDDDefinition"/>
      </w:pPr>
      <w:r>
        <w:t>EnergyManagementSystem:ProgramCallingManager,</w:t>
      </w:r>
    </w:p>
    <w:p w:rsidR="00301E09" w:rsidRDefault="00301E09" w:rsidP="00725B9E">
      <w:pPr>
        <w:pStyle w:val="IDDDefinition"/>
      </w:pPr>
      <w:r>
        <w:t xml:space="preserve">  Demand Manager Demonstration, </w:t>
      </w:r>
    </w:p>
    <w:p w:rsidR="00301E09" w:rsidRDefault="00301E09" w:rsidP="00725B9E">
      <w:pPr>
        <w:pStyle w:val="IDDDefinition"/>
      </w:pPr>
      <w:r>
        <w:t xml:space="preserve">  BeginTimestepBeforePredictor,</w:t>
      </w:r>
    </w:p>
    <w:p w:rsidR="00301E09" w:rsidRDefault="00301E09" w:rsidP="00725B9E">
      <w:pPr>
        <w:pStyle w:val="IDDDefinition"/>
      </w:pPr>
      <w:r>
        <w:t xml:space="preserve">  Determine_Current_Demand_Manage_State,</w:t>
      </w:r>
    </w:p>
    <w:p w:rsidR="00301E09" w:rsidRDefault="00301E09" w:rsidP="00725B9E">
      <w:pPr>
        <w:pStyle w:val="IDDDefinition"/>
      </w:pPr>
      <w:r>
        <w:t xml:space="preserve">  Dispatch_Demand_Controls_By_State;</w:t>
      </w:r>
    </w:p>
    <w:p w:rsidR="00301E09" w:rsidRDefault="00301E09" w:rsidP="00725B9E">
      <w:pPr>
        <w:pStyle w:val="IDDDefinition"/>
      </w:pPr>
    </w:p>
    <w:p w:rsidR="00301E09" w:rsidRDefault="00301E09" w:rsidP="00725B9E">
      <w:pPr>
        <w:pStyle w:val="IDDDefinition"/>
      </w:pPr>
      <w:r>
        <w:t>EnergyManagementSystem:Program,</w:t>
      </w:r>
    </w:p>
    <w:p w:rsidR="00301E09" w:rsidRDefault="00301E09" w:rsidP="00725B9E">
      <w:pPr>
        <w:pStyle w:val="IDDDefinition"/>
      </w:pPr>
      <w:r>
        <w:t xml:space="preserve">  Determine_Current_Demand_Manage_State,</w:t>
      </w:r>
    </w:p>
    <w:p w:rsidR="00301E09" w:rsidRDefault="00301E09" w:rsidP="00725B9E">
      <w:pPr>
        <w:pStyle w:val="IDDDefinition"/>
      </w:pPr>
      <w:r>
        <w:t xml:space="preserve">  Set localDemand = CurntFacilityElectDemand / 1000.0 , </w:t>
      </w:r>
    </w:p>
    <w:p w:rsidR="00301E09" w:rsidRDefault="00301E09" w:rsidP="00725B9E">
      <w:pPr>
        <w:pStyle w:val="IDDDefinition"/>
      </w:pPr>
      <w:r>
        <w:t xml:space="preserve">  Set CurrntTrend = @TrendDirection FacilityElectTrend 4,</w:t>
      </w:r>
    </w:p>
    <w:p w:rsidR="00301E09" w:rsidRDefault="00301E09" w:rsidP="00725B9E">
      <w:pPr>
        <w:pStyle w:val="IDDDefinition"/>
      </w:pPr>
      <w:r>
        <w:t xml:space="preserve">  IF (Month == 1) ,</w:t>
      </w:r>
    </w:p>
    <w:p w:rsidR="00301E09" w:rsidRDefault="00301E09" w:rsidP="00725B9E">
      <w:pPr>
        <w:pStyle w:val="IDDDefinition"/>
      </w:pPr>
      <w:r>
        <w:t xml:space="preserve">    Set argTargetDemand = 0.85 * 1154.01,</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ELSEIF (Month == 2), </w:t>
      </w:r>
    </w:p>
    <w:p w:rsidR="00301E09" w:rsidRDefault="00301E09" w:rsidP="00725B9E">
      <w:pPr>
        <w:pStyle w:val="IDDDefinition"/>
      </w:pPr>
      <w:r>
        <w:t xml:space="preserve">    Set argTargetDemand = 0.85 * 1150.85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ELSEIF (Month == 3),</w:t>
      </w:r>
    </w:p>
    <w:p w:rsidR="00301E09" w:rsidRDefault="00301E09" w:rsidP="00725B9E">
      <w:pPr>
        <w:pStyle w:val="IDDDefinition"/>
      </w:pPr>
      <w:r>
        <w:t xml:space="preserve">    Set argTargetDemand = 0.85 * 1313.56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ELSEIF (Month == 4), </w:t>
      </w:r>
    </w:p>
    <w:p w:rsidR="00301E09" w:rsidRDefault="00301E09" w:rsidP="00725B9E">
      <w:pPr>
        <w:pStyle w:val="IDDDefinition"/>
      </w:pPr>
      <w:r>
        <w:t xml:space="preserve">    Set argTargetDemand = 0.85 * 1364.28,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5),</w:t>
      </w:r>
    </w:p>
    <w:p w:rsidR="00301E09" w:rsidRDefault="00301E09" w:rsidP="00725B9E">
      <w:pPr>
        <w:pStyle w:val="IDDDefinition"/>
      </w:pPr>
      <w:r>
        <w:t xml:space="preserve">    Set argTargetDemand = 0.85 * 1506.29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6),</w:t>
      </w:r>
    </w:p>
    <w:p w:rsidR="00301E09" w:rsidRDefault="00301E09" w:rsidP="00725B9E">
      <w:pPr>
        <w:pStyle w:val="IDDDefinition"/>
      </w:pPr>
      <w:r>
        <w:t xml:space="preserve">    Set argTargetDemand = 0.85 * 1516.93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Pr="00EC6619" w:rsidRDefault="00301E09" w:rsidP="00725B9E">
      <w:pPr>
        <w:pStyle w:val="IDDDefinition"/>
      </w:pPr>
    </w:p>
    <w:p w:rsidR="00301E09" w:rsidRDefault="00301E09" w:rsidP="00725B9E">
      <w:pPr>
        <w:pStyle w:val="IDDDefinition"/>
      </w:pPr>
      <w:r>
        <w:t xml:space="preserve">  ELSEIF (Month == 7),</w:t>
      </w:r>
    </w:p>
    <w:p w:rsidR="00301E09" w:rsidRDefault="00301E09" w:rsidP="00725B9E">
      <w:pPr>
        <w:pStyle w:val="IDDDefinition"/>
      </w:pPr>
      <w:r>
        <w:t xml:space="preserve">    Set argTargetDemand = 0.85 * 1545.20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8),</w:t>
      </w:r>
    </w:p>
    <w:p w:rsidR="00301E09" w:rsidRDefault="00301E09" w:rsidP="00725B9E">
      <w:pPr>
        <w:pStyle w:val="IDDDefinition"/>
      </w:pPr>
      <w:r>
        <w:t xml:space="preserve">    Set argTargetDemand = 0.85 * 1555.20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9),</w:t>
      </w:r>
    </w:p>
    <w:p w:rsidR="00301E09" w:rsidRDefault="00301E09" w:rsidP="00725B9E">
      <w:pPr>
        <w:pStyle w:val="IDDDefinition"/>
      </w:pPr>
      <w:r>
        <w:t xml:space="preserve">    Set argTargetDemand = 0.85 * 1491.38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10),</w:t>
      </w:r>
    </w:p>
    <w:p w:rsidR="00301E09" w:rsidRDefault="00301E09" w:rsidP="00725B9E">
      <w:pPr>
        <w:pStyle w:val="IDDDefinition"/>
      </w:pPr>
      <w:r>
        <w:t xml:space="preserve">    Set argTargetDemand = 0.85 * 1402.86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11),</w:t>
      </w:r>
    </w:p>
    <w:p w:rsidR="00301E09" w:rsidRDefault="00301E09" w:rsidP="00725B9E">
      <w:pPr>
        <w:pStyle w:val="IDDDefinition"/>
      </w:pPr>
      <w:r>
        <w:t xml:space="preserve">    Set argTargetDemand = 0.85 * 1418.69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12),</w:t>
      </w:r>
    </w:p>
    <w:p w:rsidR="00301E09" w:rsidRDefault="00301E09" w:rsidP="00725B9E">
      <w:pPr>
        <w:pStyle w:val="IDDDefinition"/>
      </w:pPr>
      <w:r>
        <w:t xml:space="preserve">    Set argTargetDemand = 0.85 * 1440.48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ENDIF,</w:t>
      </w:r>
    </w:p>
    <w:p w:rsidR="00301E09" w:rsidRDefault="00301E09" w:rsidP="00725B9E">
      <w:pPr>
        <w:pStyle w:val="IDDDefinition"/>
      </w:pPr>
      <w:r>
        <w:t xml:space="preserve">  Run Find_Demand_State;   </w:t>
      </w:r>
    </w:p>
    <w:p w:rsidR="00301E09" w:rsidRDefault="00301E09" w:rsidP="00725B9E">
      <w:pPr>
        <w:pStyle w:val="IDDDefinition"/>
      </w:pPr>
      <w:r>
        <w:t xml:space="preserve">  </w:t>
      </w:r>
    </w:p>
    <w:p w:rsidR="00EA126B" w:rsidRPr="00EA126B" w:rsidRDefault="00EA126B" w:rsidP="00EA126B">
      <w:pPr>
        <w:pStyle w:val="BodyText"/>
      </w:pPr>
    </w:p>
    <w:p w:rsidR="00301E09" w:rsidRDefault="00301E09" w:rsidP="00725B9E">
      <w:pPr>
        <w:pStyle w:val="IDDDefinition"/>
      </w:pPr>
      <w:r>
        <w:lastRenderedPageBreak/>
        <w:t>EnergyManagementSystem:Subroutine,</w:t>
      </w:r>
    </w:p>
    <w:p w:rsidR="00301E09" w:rsidRDefault="00301E09" w:rsidP="00725B9E">
      <w:pPr>
        <w:pStyle w:val="IDDDefinition"/>
      </w:pPr>
      <w:r>
        <w:t xml:space="preserve">  Find_Demand_State, </w:t>
      </w:r>
    </w:p>
    <w:p w:rsidR="00301E09" w:rsidRDefault="00301E09" w:rsidP="00725B9E">
      <w:pPr>
        <w:pStyle w:val="IDDDefinition"/>
      </w:pPr>
      <w:r>
        <w:t xml:space="preserve">  !  argTargetDemand</w:t>
      </w:r>
      <w:r>
        <w:tab/>
      </w:r>
      <w:r>
        <w:tab/>
        <w:t xml:space="preserve">Input </w:t>
      </w:r>
      <w:r>
        <w:tab/>
        <w:t>kW level target</w:t>
      </w:r>
    </w:p>
    <w:p w:rsidR="00301E09" w:rsidRDefault="00301E09" w:rsidP="00725B9E">
      <w:pPr>
        <w:pStyle w:val="IDDDefinition"/>
      </w:pPr>
      <w:r>
        <w:t xml:space="preserve">  !  argCrntDmnd</w:t>
      </w:r>
      <w:r>
        <w:tab/>
      </w:r>
      <w:r>
        <w:tab/>
        <w:t>Input</w:t>
      </w:r>
      <w:r>
        <w:tab/>
        <w:t>kW level current</w:t>
      </w:r>
    </w:p>
    <w:p w:rsidR="00301E09" w:rsidRDefault="00301E09" w:rsidP="00725B9E">
      <w:pPr>
        <w:pStyle w:val="IDDDefinition"/>
      </w:pPr>
      <w:r>
        <w:t xml:space="preserve">  !  argTrendDirection</w:t>
      </w:r>
      <w:r>
        <w:tab/>
      </w:r>
      <w:r>
        <w:tab/>
        <w:t xml:space="preserve">Input   J/hour </w:t>
      </w:r>
    </w:p>
    <w:p w:rsidR="00301E09" w:rsidRDefault="00301E09" w:rsidP="00725B9E">
      <w:pPr>
        <w:pStyle w:val="IDDDefinition"/>
      </w:pPr>
      <w:r>
        <w:t xml:space="preserve">  !  argDmndMngrState     </w:t>
      </w:r>
      <w:r>
        <w:tab/>
        <w:t xml:space="preserve">Output  value code, 0.0 = no management, </w:t>
      </w:r>
    </w:p>
    <w:p w:rsidR="00301E09" w:rsidRDefault="00301E09" w:rsidP="00725B9E">
      <w:pPr>
        <w:pStyle w:val="IDDDefinition"/>
      </w:pPr>
      <w:r>
        <w:t xml:space="preserve">  !</w:t>
      </w:r>
      <w:r>
        <w:tab/>
      </w:r>
      <w:r>
        <w:tab/>
      </w:r>
      <w:r>
        <w:tab/>
      </w:r>
      <w:r>
        <w:tab/>
        <w:t>1.0 = level 1 demand management</w:t>
      </w:r>
    </w:p>
    <w:p w:rsidR="00301E09" w:rsidRDefault="00301E09" w:rsidP="00725B9E">
      <w:pPr>
        <w:pStyle w:val="IDDDefinition"/>
      </w:pPr>
      <w:r>
        <w:t xml:space="preserve">  !                     2.0 = level 2 demand management</w:t>
      </w:r>
    </w:p>
    <w:p w:rsidR="00301E09" w:rsidRDefault="00301E09" w:rsidP="00725B9E">
      <w:pPr>
        <w:pStyle w:val="IDDDefinition"/>
      </w:pPr>
      <w:r>
        <w:t xml:space="preserve">  !                     3.0 = level 3 demand management</w:t>
      </w:r>
    </w:p>
    <w:p w:rsidR="00301E09" w:rsidRDefault="00301E09" w:rsidP="00725B9E">
      <w:pPr>
        <w:pStyle w:val="IDDDefinition"/>
      </w:pPr>
      <w:r>
        <w:t xml:space="preserve">  Set DmndStateX1 = @TrendValue Demand_Mgr_State_Trend 1,</w:t>
      </w:r>
    </w:p>
    <w:p w:rsidR="00301E09" w:rsidRDefault="00301E09" w:rsidP="00725B9E">
      <w:pPr>
        <w:pStyle w:val="IDDDefinition"/>
      </w:pPr>
      <w:r>
        <w:t xml:space="preserve">  Set DmndStateX2 = @TrendValue Demand_Mgr_State_Trend 2,</w:t>
      </w:r>
    </w:p>
    <w:p w:rsidR="00301E09" w:rsidRDefault="00301E09" w:rsidP="00725B9E">
      <w:pPr>
        <w:pStyle w:val="IDDDefinition"/>
      </w:pPr>
      <w:r>
        <w:t xml:space="preserve">  Set Level1Demand = 0.9 * argTargetDemand,</w:t>
      </w:r>
    </w:p>
    <w:p w:rsidR="00301E09" w:rsidRDefault="00301E09" w:rsidP="00725B9E">
      <w:pPr>
        <w:pStyle w:val="IDDDefinition"/>
      </w:pPr>
      <w:r>
        <w:t xml:space="preserve">  Set argCrntDmnd = argCrntDmnd,</w:t>
      </w:r>
    </w:p>
    <w:p w:rsidR="00301E09" w:rsidRDefault="00301E09" w:rsidP="00725B9E">
      <w:pPr>
        <w:pStyle w:val="IDDDefinition"/>
      </w:pPr>
      <w:r>
        <w:t xml:space="preserve">  Set argTargetDemand = argTargetDemand,</w:t>
      </w:r>
    </w:p>
    <w:p w:rsidR="00301E09" w:rsidRDefault="00301E09" w:rsidP="00725B9E">
      <w:pPr>
        <w:pStyle w:val="IDDDefinition"/>
      </w:pPr>
      <w:r>
        <w:t xml:space="preserve">  SET argDmndMngrState = DmndStateX1, ! initialize to last state then model changes</w:t>
      </w:r>
    </w:p>
    <w:p w:rsidR="00301E09" w:rsidRDefault="00301E09" w:rsidP="00725B9E">
      <w:pPr>
        <w:pStyle w:val="IDDDefinition"/>
      </w:pPr>
      <w:r>
        <w:t xml:space="preserve">  IF (argCrntDmnd &gt; Level1Demand) &amp;&amp; (argCrntDmnd &lt;argTargetDemand) &amp;&amp; (argTrendDirection &gt; 0.0), </w:t>
      </w:r>
    </w:p>
    <w:p w:rsidR="00301E09" w:rsidRDefault="00301E09" w:rsidP="00725B9E">
      <w:pPr>
        <w:pStyle w:val="IDDDefinition"/>
      </w:pPr>
      <w:r>
        <w:t xml:space="preserve">  </w:t>
      </w:r>
    </w:p>
    <w:p w:rsidR="00301E09" w:rsidRDefault="00301E09" w:rsidP="00725B9E">
      <w:pPr>
        <w:pStyle w:val="IDDDefinition"/>
      </w:pPr>
      <w:r>
        <w:t xml:space="preserve">    IF DmndStateX1 &lt;= 1.0, </w:t>
      </w:r>
    </w:p>
    <w:p w:rsidR="00301E09" w:rsidRDefault="00301E09" w:rsidP="00725B9E">
      <w:pPr>
        <w:pStyle w:val="IDDDefinition"/>
      </w:pPr>
      <w:r>
        <w:t xml:space="preserve">      SET argDmndMngrState = 1.0,</w:t>
      </w:r>
    </w:p>
    <w:p w:rsidR="00301E09" w:rsidRDefault="00301E09" w:rsidP="00725B9E">
      <w:pPr>
        <w:pStyle w:val="IDDDefinition"/>
      </w:pPr>
      <w:r>
        <w:t xml:space="preserve">    ELSEIF (DmndStateX1 == 2.0) &amp;&amp; (DmndStateX2 &lt; 2.0), </w:t>
      </w:r>
    </w:p>
    <w:p w:rsidR="00301E09" w:rsidRDefault="00301E09" w:rsidP="00725B9E">
      <w:pPr>
        <w:pStyle w:val="IDDDefinition"/>
      </w:pPr>
      <w:r>
        <w:t xml:space="preserve">      SET argDmndMngrState = 2.0,  ! go at least two timesteps at 2.0</w:t>
      </w:r>
    </w:p>
    <w:p w:rsidR="00301E09" w:rsidRDefault="00301E09" w:rsidP="00725B9E">
      <w:pPr>
        <w:pStyle w:val="IDDDefinition"/>
      </w:pPr>
      <w:r>
        <w:t xml:space="preserve">    ELSEIF (DmndStateX1 == 3.0) &amp;&amp; (DmndStateX2 == 3.0), </w:t>
      </w:r>
    </w:p>
    <w:p w:rsidR="00301E09" w:rsidRDefault="00301E09" w:rsidP="00725B9E">
      <w:pPr>
        <w:pStyle w:val="IDDDefinition"/>
      </w:pPr>
      <w:r>
        <w:t xml:space="preserve">      SET argDmndMngrState = 2.0,</w:t>
      </w:r>
    </w:p>
    <w:p w:rsidR="00301E09" w:rsidRDefault="00301E09" w:rsidP="00725B9E">
      <w:pPr>
        <w:pStyle w:val="IDDDefinition"/>
      </w:pPr>
      <w:r>
        <w:t xml:space="preserve">    ELSEIF (DmndStateX1 == 3.0) &amp;&amp; (DmndStateX2 == 2.0), </w:t>
      </w:r>
    </w:p>
    <w:p w:rsidR="00301E09" w:rsidRDefault="00301E09" w:rsidP="00725B9E">
      <w:pPr>
        <w:pStyle w:val="IDDDefinition"/>
      </w:pPr>
      <w:r>
        <w:t xml:space="preserve">      SET argDmndMngrState = 3.0,  ! go at least two timesteps at 3.0</w:t>
      </w:r>
    </w:p>
    <w:p w:rsidR="00301E09" w:rsidRDefault="00301E09" w:rsidP="00725B9E">
      <w:pPr>
        <w:pStyle w:val="IDDDefinition"/>
      </w:pPr>
      <w:r>
        <w:t xml:space="preserve">    ENDIF,</w:t>
      </w:r>
    </w:p>
    <w:p w:rsidR="00301E09" w:rsidRDefault="00301E09" w:rsidP="00725B9E">
      <w:pPr>
        <w:pStyle w:val="IDDDefinition"/>
      </w:pPr>
      <w:r>
        <w:t xml:space="preserve">      </w:t>
      </w:r>
    </w:p>
    <w:p w:rsidR="00301E09" w:rsidRDefault="00301E09" w:rsidP="00725B9E">
      <w:pPr>
        <w:pStyle w:val="IDDDefinition"/>
      </w:pPr>
      <w:r>
        <w:t xml:space="preserve">  ELSEIF (argCrntDmnd &gt; argTargetDemand) &amp;&amp; (argTrendDirection &lt; 0.0),</w:t>
      </w:r>
    </w:p>
    <w:p w:rsidR="00301E09" w:rsidRDefault="00301E09" w:rsidP="00725B9E">
      <w:pPr>
        <w:pStyle w:val="IDDDefinition"/>
      </w:pPr>
      <w:r>
        <w:t xml:space="preserve">    IF DmndStateX1 &lt;= 2.0, </w:t>
      </w:r>
    </w:p>
    <w:p w:rsidR="00301E09" w:rsidRDefault="00301E09" w:rsidP="00725B9E">
      <w:pPr>
        <w:pStyle w:val="IDDDefinition"/>
      </w:pPr>
      <w:r>
        <w:t xml:space="preserve">      SET argDmndMngrState = 2.0,</w:t>
      </w:r>
    </w:p>
    <w:p w:rsidR="00301E09" w:rsidRDefault="00301E09" w:rsidP="00725B9E">
      <w:pPr>
        <w:pStyle w:val="IDDDefinition"/>
      </w:pPr>
      <w:r>
        <w:t xml:space="preserve">    ELSEIF (DmndStateX1 == 3.0) &amp;&amp; (DmndStateX2 == 2.0) , ! go at least two timesteps at 3.0</w:t>
      </w:r>
    </w:p>
    <w:p w:rsidR="00301E09" w:rsidRDefault="00301E09" w:rsidP="00725B9E">
      <w:pPr>
        <w:pStyle w:val="IDDDefinition"/>
      </w:pPr>
      <w:r>
        <w:t xml:space="preserve">      SET argDmndMngrState = 3.0,</w:t>
      </w:r>
    </w:p>
    <w:p w:rsidR="00301E09" w:rsidRDefault="00301E09" w:rsidP="00725B9E">
      <w:pPr>
        <w:pStyle w:val="IDDDefinition"/>
      </w:pPr>
      <w:r>
        <w:t xml:space="preserve">    ELSEIF (DmndStateX1 == 3.0) &amp;&amp; (DmndStateX2 == 3.0), </w:t>
      </w:r>
    </w:p>
    <w:p w:rsidR="00301E09" w:rsidRDefault="00301E09" w:rsidP="00725B9E">
      <w:pPr>
        <w:pStyle w:val="IDDDefinition"/>
      </w:pPr>
      <w:r>
        <w:t xml:space="preserve">      SET argDmndMngrState = 2.0,</w:t>
      </w:r>
    </w:p>
    <w:p w:rsidR="00301E09" w:rsidRDefault="00301E09" w:rsidP="00725B9E">
      <w:pPr>
        <w:pStyle w:val="IDDDefinition"/>
      </w:pPr>
      <w:r>
        <w:t xml:space="preserve">    ENDIF,    </w:t>
      </w:r>
    </w:p>
    <w:p w:rsidR="00301E09" w:rsidRDefault="00301E09" w:rsidP="00725B9E">
      <w:pPr>
        <w:pStyle w:val="IDDDefinition"/>
      </w:pPr>
      <w:r>
        <w:t xml:space="preserve">    </w:t>
      </w:r>
    </w:p>
    <w:p w:rsidR="00301E09" w:rsidRDefault="00301E09" w:rsidP="00725B9E">
      <w:pPr>
        <w:pStyle w:val="IDDDefinition"/>
      </w:pPr>
      <w:r>
        <w:t xml:space="preserve">  ELSEIF (argCrntDmnd &gt; argTargetDemand) &amp;&amp; (argTrendDirection &gt;= 0.0),</w:t>
      </w:r>
    </w:p>
    <w:p w:rsidR="00301E09" w:rsidRDefault="00301E09" w:rsidP="00725B9E">
      <w:pPr>
        <w:pStyle w:val="IDDDefinition"/>
      </w:pPr>
      <w:r>
        <w:t xml:space="preserve">    Set argDmndMngrState = 3.0,</w:t>
      </w:r>
    </w:p>
    <w:p w:rsidR="00301E09" w:rsidRDefault="00301E09" w:rsidP="00725B9E">
      <w:pPr>
        <w:pStyle w:val="IDDDefinition"/>
      </w:pPr>
      <w:r>
        <w:t xml:space="preserve">  ENDIF;</w:t>
      </w:r>
    </w:p>
    <w:p w:rsidR="00301E09" w:rsidRDefault="00301E09" w:rsidP="00725B9E">
      <w:pPr>
        <w:pStyle w:val="IDDDefinition"/>
      </w:pPr>
    </w:p>
    <w:p w:rsidR="00301E09" w:rsidRPr="00EC6619" w:rsidRDefault="00301E09" w:rsidP="00725B9E">
      <w:pPr>
        <w:pStyle w:val="IDDDefinition"/>
      </w:pPr>
    </w:p>
    <w:p w:rsidR="00301E09" w:rsidRDefault="00301E09" w:rsidP="00725B9E">
      <w:pPr>
        <w:pStyle w:val="IDDDefinition"/>
      </w:pPr>
      <w:r>
        <w:t xml:space="preserve">EnergyManagementSystem:Program,  </w:t>
      </w:r>
    </w:p>
    <w:p w:rsidR="00301E09" w:rsidRDefault="00301E09" w:rsidP="00725B9E">
      <w:pPr>
        <w:pStyle w:val="IDDDefinition"/>
      </w:pPr>
      <w:r>
        <w:t xml:space="preserve">  Dispatch_Demand_Controls_By_State,</w:t>
      </w:r>
    </w:p>
    <w:p w:rsidR="00301E09" w:rsidRDefault="00301E09" w:rsidP="00725B9E">
      <w:pPr>
        <w:pStyle w:val="IDDDefinition"/>
      </w:pPr>
      <w:r>
        <w:t xml:space="preserve">  IF     (argDmndMngrState == 0.0), </w:t>
      </w:r>
    </w:p>
    <w:p w:rsidR="00301E09" w:rsidRDefault="00301E09" w:rsidP="00725B9E">
      <w:pPr>
        <w:pStyle w:val="IDDDefinition"/>
      </w:pPr>
      <w:r>
        <w:t xml:space="preserve">    RUN Unset_Demand_Controls, </w:t>
      </w:r>
    </w:p>
    <w:p w:rsidR="00301E09" w:rsidRDefault="00301E09" w:rsidP="00725B9E">
      <w:pPr>
        <w:pStyle w:val="IDDDefinition"/>
      </w:pPr>
      <w:r>
        <w:t xml:space="preserve">  ELSEIF (argDmndMngrState == 1.0),</w:t>
      </w:r>
    </w:p>
    <w:p w:rsidR="00301E09" w:rsidRDefault="00301E09" w:rsidP="00725B9E">
      <w:pPr>
        <w:pStyle w:val="IDDDefinition"/>
      </w:pPr>
      <w:r>
        <w:t xml:space="preserve">    RUN Set_Demand_Level1_Controls, </w:t>
      </w:r>
    </w:p>
    <w:p w:rsidR="00301E09" w:rsidRDefault="00301E09" w:rsidP="00725B9E">
      <w:pPr>
        <w:pStyle w:val="IDDDefinition"/>
      </w:pPr>
      <w:r>
        <w:t xml:space="preserve">  ELSEIF (argDmndMngrState == 2.0),</w:t>
      </w:r>
    </w:p>
    <w:p w:rsidR="00301E09" w:rsidRDefault="00301E09" w:rsidP="00725B9E">
      <w:pPr>
        <w:pStyle w:val="IDDDefinition"/>
      </w:pPr>
      <w:r>
        <w:t xml:space="preserve">    Run Set_Demand_Level2_Controls,</w:t>
      </w:r>
    </w:p>
    <w:p w:rsidR="00301E09" w:rsidRDefault="00301E09" w:rsidP="00725B9E">
      <w:pPr>
        <w:pStyle w:val="IDDDefinition"/>
      </w:pPr>
      <w:r>
        <w:t xml:space="preserve">  ELSEIF (argDmndMngrState == 3.0),</w:t>
      </w:r>
    </w:p>
    <w:p w:rsidR="00301E09" w:rsidRDefault="00301E09" w:rsidP="00725B9E">
      <w:pPr>
        <w:pStyle w:val="IDDDefinition"/>
      </w:pPr>
      <w:r>
        <w:t xml:space="preserve">    Run Set_Demand_Level3_Controls,  </w:t>
      </w:r>
    </w:p>
    <w:p w:rsidR="00301E09" w:rsidRDefault="00301E09" w:rsidP="00725B9E">
      <w:pPr>
        <w:pStyle w:val="IDDDefinition"/>
      </w:pPr>
      <w:r>
        <w:t xml:space="preserve">  ENDIF;</w:t>
      </w:r>
    </w:p>
    <w:p w:rsidR="00301E09" w:rsidRDefault="00301E09" w:rsidP="00725B9E">
      <w:pPr>
        <w:pStyle w:val="IDDDefinition"/>
      </w:pPr>
      <w:r>
        <w:t xml:space="preserve">  </w:t>
      </w:r>
    </w:p>
    <w:p w:rsidR="00EA126B" w:rsidRPr="00EA126B" w:rsidRDefault="00EA126B" w:rsidP="00EA126B">
      <w:pPr>
        <w:pStyle w:val="BodyText"/>
      </w:pPr>
    </w:p>
    <w:p w:rsidR="00301E09" w:rsidRDefault="00301E09" w:rsidP="00725B9E">
      <w:pPr>
        <w:pStyle w:val="IDDDefinition"/>
      </w:pPr>
      <w:r>
        <w:lastRenderedPageBreak/>
        <w:t xml:space="preserve">EnergyManagementSystem:Subroutine,  </w:t>
      </w:r>
    </w:p>
    <w:p w:rsidR="00301E09" w:rsidRDefault="00301E09" w:rsidP="00725B9E">
      <w:pPr>
        <w:pStyle w:val="IDDDefinition"/>
      </w:pPr>
      <w:r>
        <w:t xml:space="preserve">  Unset_Demand_Controls,</w:t>
      </w:r>
    </w:p>
    <w:p w:rsidR="00301E09" w:rsidRDefault="00301E09" w:rsidP="00725B9E">
      <w:pPr>
        <w:pStyle w:val="IDDDefinition"/>
      </w:pPr>
      <w:r>
        <w:t xml:space="preserve">  SET Set_Cooling_Setpoint_Sched    = Null, </w:t>
      </w:r>
    </w:p>
    <w:p w:rsidR="00301E09" w:rsidRDefault="00301E09" w:rsidP="00725B9E">
      <w:pPr>
        <w:pStyle w:val="IDDDefinition"/>
      </w:pPr>
      <w:r>
        <w:t xml:space="preserve">  SET Set_Basement_Lights           = Null,</w:t>
      </w:r>
    </w:p>
    <w:p w:rsidR="00301E09" w:rsidRDefault="00301E09" w:rsidP="00725B9E">
      <w:pPr>
        <w:pStyle w:val="IDDDefinition"/>
      </w:pPr>
      <w:r>
        <w:t xml:space="preserve">  SET Set_Core_bottom_Lights        = Null,</w:t>
      </w:r>
    </w:p>
    <w:p w:rsidR="00301E09" w:rsidRDefault="00301E09" w:rsidP="00725B9E">
      <w:pPr>
        <w:pStyle w:val="IDDDefinition"/>
      </w:pPr>
      <w:r>
        <w:t xml:space="preserve">  SET Set_Core_mid_Lights           = Null,  </w:t>
      </w:r>
    </w:p>
    <w:p w:rsidR="00301E09" w:rsidRDefault="00301E09" w:rsidP="00725B9E">
      <w:pPr>
        <w:pStyle w:val="IDDDefinition"/>
      </w:pPr>
      <w:r>
        <w:t xml:space="preserve">  SET Set_Core_top_Lights           = Null,   </w:t>
      </w:r>
    </w:p>
    <w:p w:rsidR="00301E09" w:rsidRDefault="00301E09" w:rsidP="00725B9E">
      <w:pPr>
        <w:pStyle w:val="IDDDefinition"/>
      </w:pPr>
      <w:r>
        <w:t xml:space="preserve">  SET Set_Perimeter_bot_ZN_3_Lights = Null,  </w:t>
      </w:r>
    </w:p>
    <w:p w:rsidR="00301E09" w:rsidRDefault="00301E09" w:rsidP="00725B9E">
      <w:pPr>
        <w:pStyle w:val="IDDDefinition"/>
      </w:pPr>
      <w:r>
        <w:t xml:space="preserve">  SET Set_Perimeter_bot_ZN_2_Lights = Null, </w:t>
      </w:r>
    </w:p>
    <w:p w:rsidR="00301E09" w:rsidRDefault="00301E09" w:rsidP="00725B9E">
      <w:pPr>
        <w:pStyle w:val="IDDDefinition"/>
      </w:pPr>
      <w:r>
        <w:t xml:space="preserve">  SET Set_Perimeter_bot_ZN_1_Lights = Null,   </w:t>
      </w:r>
    </w:p>
    <w:p w:rsidR="00301E09" w:rsidRDefault="00301E09" w:rsidP="00725B9E">
      <w:pPr>
        <w:pStyle w:val="IDDDefinition"/>
      </w:pPr>
      <w:r>
        <w:t xml:space="preserve">  SET Set_Perimeter_bot_ZN_4_Lights = Null, </w:t>
      </w:r>
    </w:p>
    <w:p w:rsidR="00301E09" w:rsidRDefault="00301E09" w:rsidP="00725B9E">
      <w:pPr>
        <w:pStyle w:val="IDDDefinition"/>
      </w:pPr>
      <w:r>
        <w:t xml:space="preserve">  SET Set_Perimeter_mid_ZN_3_Lights = Null, </w:t>
      </w:r>
    </w:p>
    <w:p w:rsidR="00301E09" w:rsidRDefault="00301E09" w:rsidP="00725B9E">
      <w:pPr>
        <w:pStyle w:val="IDDDefinition"/>
      </w:pPr>
      <w:r>
        <w:t xml:space="preserve">  SET Set_Perimeter_mid_ZN_2_Lights = Null,</w:t>
      </w:r>
    </w:p>
    <w:p w:rsidR="00301E09" w:rsidRDefault="00301E09" w:rsidP="00725B9E">
      <w:pPr>
        <w:pStyle w:val="IDDDefinition"/>
      </w:pPr>
      <w:r>
        <w:t xml:space="preserve">  SET Set_Perimeter_mid_ZN_1_Lights = Null, </w:t>
      </w:r>
    </w:p>
    <w:p w:rsidR="00301E09" w:rsidRDefault="00301E09" w:rsidP="00725B9E">
      <w:pPr>
        <w:pStyle w:val="IDDDefinition"/>
      </w:pPr>
      <w:r>
        <w:t xml:space="preserve">  SET Set_Perimeter_mid_ZN_4_Lights = Null, </w:t>
      </w:r>
    </w:p>
    <w:p w:rsidR="00301E09" w:rsidRDefault="00301E09" w:rsidP="00725B9E">
      <w:pPr>
        <w:pStyle w:val="IDDDefinition"/>
      </w:pPr>
      <w:r>
        <w:t xml:space="preserve">  SET Set_Perimeter_top_ZN_3_Lights = Null, </w:t>
      </w:r>
    </w:p>
    <w:p w:rsidR="00301E09" w:rsidRDefault="00301E09" w:rsidP="00725B9E">
      <w:pPr>
        <w:pStyle w:val="IDDDefinition"/>
      </w:pPr>
      <w:r>
        <w:t xml:space="preserve">  SET Set_Perimeter_top_ZN_2_Lights = Null, </w:t>
      </w:r>
    </w:p>
    <w:p w:rsidR="00301E09" w:rsidRDefault="00301E09" w:rsidP="00725B9E">
      <w:pPr>
        <w:pStyle w:val="IDDDefinition"/>
      </w:pPr>
      <w:r>
        <w:t xml:space="preserve">  SET Set_Perimeter_top_ZN_1_Lights = Null,</w:t>
      </w:r>
    </w:p>
    <w:p w:rsidR="00301E09" w:rsidRDefault="00301E09" w:rsidP="00725B9E">
      <w:pPr>
        <w:pStyle w:val="IDDDefinition"/>
      </w:pPr>
      <w:r>
        <w:t xml:space="preserve">  SET Set_Perimeter_top_ZN_4_Lights = Null;</w:t>
      </w:r>
    </w:p>
    <w:p w:rsidR="00301E09" w:rsidRDefault="00301E09" w:rsidP="00725B9E">
      <w:pPr>
        <w:pStyle w:val="IDDDefinition"/>
      </w:pPr>
      <w:r>
        <w:t xml:space="preserve">  </w:t>
      </w:r>
    </w:p>
    <w:p w:rsidR="00301E09" w:rsidRDefault="00301E09" w:rsidP="00725B9E">
      <w:pPr>
        <w:pStyle w:val="IDDDefinition"/>
      </w:pPr>
      <w:r>
        <w:t xml:space="preserve">EnergyManagementSystem:Subroutine,  </w:t>
      </w:r>
    </w:p>
    <w:p w:rsidR="00301E09" w:rsidRDefault="00301E09" w:rsidP="00725B9E">
      <w:pPr>
        <w:pStyle w:val="IDDDefinition"/>
      </w:pPr>
      <w:r>
        <w:t xml:space="preserve">  Set_Demand_Level1_Controls,</w:t>
      </w:r>
    </w:p>
    <w:p w:rsidR="00301E09" w:rsidRDefault="00301E09" w:rsidP="00725B9E">
      <w:pPr>
        <w:pStyle w:val="IDDDefinition"/>
      </w:pPr>
      <w:r>
        <w:t xml:space="preserve">  ! set lighting power to 90% of what it would otherwise be</w:t>
      </w:r>
    </w:p>
    <w:p w:rsidR="00301E09" w:rsidRDefault="00301E09" w:rsidP="00725B9E">
      <w:pPr>
        <w:pStyle w:val="IDDDefinition"/>
      </w:pPr>
      <w:r>
        <w:t xml:space="preserve">  SET Set_Cooling_Setpoint_Sched    = Cooling_Setpoint_Sched + 0.8, ! add 0.8 deg C to cooling setpoint</w:t>
      </w:r>
    </w:p>
    <w:p w:rsidR="00301E09" w:rsidRDefault="00301E09" w:rsidP="00725B9E">
      <w:pPr>
        <w:pStyle w:val="IDDDefinition"/>
      </w:pPr>
      <w:r>
        <w:t xml:space="preserve">  SET Set_Basement_Lights           = 0.90 * Basement_Lights * BLDG_LIGHT_SCH,</w:t>
      </w:r>
    </w:p>
    <w:p w:rsidR="00301E09" w:rsidRDefault="00301E09" w:rsidP="00725B9E">
      <w:pPr>
        <w:pStyle w:val="IDDDefinition"/>
      </w:pPr>
      <w:r>
        <w:t xml:space="preserve">  SET Set_Core_bottom_Lights        = 0.90 * Core_bottom_Lights * BLDG_LIGHT_SCH,</w:t>
      </w:r>
    </w:p>
    <w:p w:rsidR="00301E09" w:rsidRDefault="00301E09" w:rsidP="00725B9E">
      <w:pPr>
        <w:pStyle w:val="IDDDefinition"/>
      </w:pPr>
      <w:r>
        <w:t xml:space="preserve">  SET Set_Core_mid_Lights           = 0.90 * Core_mid_Lights * BLDG_LIGHT_SCH,  </w:t>
      </w:r>
    </w:p>
    <w:p w:rsidR="00301E09" w:rsidRDefault="00301E09" w:rsidP="00725B9E">
      <w:pPr>
        <w:pStyle w:val="IDDDefinition"/>
      </w:pPr>
      <w:r>
        <w:t xml:space="preserve">  SET Set_Core_top_Lights           = 0.90 * Core_top_Lights * BLDG_LIGHT_SCH,   </w:t>
      </w:r>
    </w:p>
    <w:p w:rsidR="00301E09" w:rsidRDefault="00301E09" w:rsidP="00725B9E">
      <w:pPr>
        <w:pStyle w:val="IDDDefinition"/>
      </w:pPr>
      <w:r>
        <w:t xml:space="preserve">  SET Set_Perimeter_bot_ZN_3_Lights = 0.90 * Perimeter_bot_ZN_3_Lights * BLDG_LIGHT_SCH,  </w:t>
      </w:r>
    </w:p>
    <w:p w:rsidR="00301E09" w:rsidRDefault="00301E09" w:rsidP="00725B9E">
      <w:pPr>
        <w:pStyle w:val="IDDDefinition"/>
      </w:pPr>
      <w:r>
        <w:t xml:space="preserve">  SET Set_Perimeter_bot_ZN_2_Lights = 0.90 * Perimeter_bot_ZN_2_Lights * BLDG_LIGHT_SCH, </w:t>
      </w:r>
    </w:p>
    <w:p w:rsidR="00301E09" w:rsidRDefault="00301E09" w:rsidP="00725B9E">
      <w:pPr>
        <w:pStyle w:val="IDDDefinition"/>
      </w:pPr>
      <w:r>
        <w:t xml:space="preserve">  SET Set_Perimeter_bot_ZN_1_Lights = 0.90 * Perimeter_bot_ZN_1_Lights * BLDG_LIGHT_SCH,   </w:t>
      </w:r>
    </w:p>
    <w:p w:rsidR="00301E09" w:rsidRDefault="00301E09" w:rsidP="00725B9E">
      <w:pPr>
        <w:pStyle w:val="IDDDefinition"/>
      </w:pPr>
      <w:r>
        <w:t xml:space="preserve">  SET Set_Perimeter_bot_ZN_4_Lights = 0.90 * Perimeter_bot_ZN_4_Lights * BLDG_LIGHT_SCH,   </w:t>
      </w:r>
    </w:p>
    <w:p w:rsidR="00301E09" w:rsidRDefault="00301E09" w:rsidP="00725B9E">
      <w:pPr>
        <w:pStyle w:val="IDDDefinition"/>
      </w:pPr>
      <w:r>
        <w:t xml:space="preserve">  SET Set_Perimeter_mid_ZN_3_Lights = 0.90 * Perimeter_mid_ZN_3_Lights * BLDG_LIGHT_SCH,   </w:t>
      </w:r>
    </w:p>
    <w:p w:rsidR="00301E09" w:rsidRDefault="00301E09" w:rsidP="00725B9E">
      <w:pPr>
        <w:pStyle w:val="IDDDefinition"/>
      </w:pPr>
      <w:r>
        <w:t xml:space="preserve">  SET Set_Perimeter_mid_ZN_2_Lights = 0.90 * Perimeter_mid_ZN_2_Lights * BLDG_LIGHT_SCH,   </w:t>
      </w:r>
    </w:p>
    <w:p w:rsidR="00301E09" w:rsidRDefault="00301E09" w:rsidP="00725B9E">
      <w:pPr>
        <w:pStyle w:val="IDDDefinition"/>
      </w:pPr>
      <w:r>
        <w:t xml:space="preserve">  SET Set_Perimeter_mid_ZN_1_Lights = 0.90 * Perimeter_mid_ZN_1_Lights * BLDG_LIGHT_SCH,    </w:t>
      </w:r>
    </w:p>
    <w:p w:rsidR="00301E09" w:rsidRDefault="00301E09" w:rsidP="00725B9E">
      <w:pPr>
        <w:pStyle w:val="IDDDefinition"/>
      </w:pPr>
      <w:r>
        <w:t xml:space="preserve">  SET Set_Perimeter_mid_ZN_4_Lights = 0.90 * Perimeter_mid_ZN_4_Lights * BLDG_LIGHT_SCH,     </w:t>
      </w:r>
    </w:p>
    <w:p w:rsidR="00301E09" w:rsidRDefault="00301E09" w:rsidP="00725B9E">
      <w:pPr>
        <w:pStyle w:val="IDDDefinition"/>
      </w:pPr>
      <w:r>
        <w:t xml:space="preserve">  SET Set_Perimeter_top_ZN_3_Lights = 0.90 * Perimeter_top_ZN_3_Lights * BLDG_LIGHT_SCH,     </w:t>
      </w:r>
    </w:p>
    <w:p w:rsidR="00301E09" w:rsidRDefault="00301E09" w:rsidP="00725B9E">
      <w:pPr>
        <w:pStyle w:val="IDDDefinition"/>
      </w:pPr>
      <w:r>
        <w:t xml:space="preserve">  SET Set_Perimeter_top_ZN_2_Lights = 0.90 * Perimeter_top_ZN_2_Lights * BLDG_LIGHT_SCH,     </w:t>
      </w:r>
    </w:p>
    <w:p w:rsidR="00301E09" w:rsidRDefault="00301E09" w:rsidP="00725B9E">
      <w:pPr>
        <w:pStyle w:val="IDDDefinition"/>
      </w:pPr>
      <w:r>
        <w:t xml:space="preserve">  SET Set_Perimeter_top_ZN_1_Lights = 0.90 * Perimeter_top_ZN_1_Lights * BLDG_LIGHT_SCH,   </w:t>
      </w:r>
    </w:p>
    <w:p w:rsidR="00301E09" w:rsidRDefault="00301E09" w:rsidP="00725B9E">
      <w:pPr>
        <w:pStyle w:val="IDDDefinition"/>
      </w:pPr>
      <w:r>
        <w:t xml:space="preserve">  SET Set_Perimeter_top_ZN_4_Lights = 0.90 * Perimeter_top_ZN_4_Lights * BLDG_LIGHT_SCH;   </w:t>
      </w:r>
    </w:p>
    <w:p w:rsidR="00301E09" w:rsidRDefault="00301E09" w:rsidP="00725B9E">
      <w:pPr>
        <w:pStyle w:val="IDDDefinition"/>
      </w:pPr>
      <w:r>
        <w:t xml:space="preserve"> </w:t>
      </w:r>
    </w:p>
    <w:p w:rsidR="00301E09" w:rsidRDefault="00301E09" w:rsidP="00725B9E">
      <w:pPr>
        <w:pStyle w:val="IDDDefinition"/>
      </w:pPr>
      <w:r>
        <w:t xml:space="preserve">EnergyManagementSystem:Subroutine,  </w:t>
      </w:r>
    </w:p>
    <w:p w:rsidR="00301E09" w:rsidRDefault="00301E09" w:rsidP="00725B9E">
      <w:pPr>
        <w:pStyle w:val="IDDDefinition"/>
      </w:pPr>
      <w:r>
        <w:t xml:space="preserve">  Set_Demand_Level2_Controls,</w:t>
      </w:r>
    </w:p>
    <w:p w:rsidR="00301E09" w:rsidRDefault="00301E09" w:rsidP="00725B9E">
      <w:pPr>
        <w:pStyle w:val="IDDDefinition"/>
      </w:pPr>
      <w:r>
        <w:t xml:space="preserve">  ! set lighting power to 80% of what it would otherwise be</w:t>
      </w:r>
    </w:p>
    <w:p w:rsidR="00301E09" w:rsidRDefault="00301E09" w:rsidP="00725B9E">
      <w:pPr>
        <w:pStyle w:val="IDDDefinition"/>
      </w:pPr>
      <w:r>
        <w:t xml:space="preserve">  SET Set_Cooling_Setpoint_Sched    = Cooling_Setpoint_Sched + 1.5, ! add 1.5 deg C to cooling setpoint</w:t>
      </w:r>
    </w:p>
    <w:p w:rsidR="00301E09" w:rsidRDefault="00301E09" w:rsidP="00725B9E">
      <w:pPr>
        <w:pStyle w:val="IDDDefinition"/>
      </w:pPr>
      <w:r>
        <w:t xml:space="preserve">  SET Set_Basement_Lights           = 0.80 * Basement_Lights * BLDG_LIGHT_SCH,</w:t>
      </w:r>
    </w:p>
    <w:p w:rsidR="00301E09" w:rsidRDefault="00301E09" w:rsidP="00725B9E">
      <w:pPr>
        <w:pStyle w:val="IDDDefinition"/>
      </w:pPr>
      <w:r>
        <w:t xml:space="preserve">  SET Set_Core_bottom_Lights        = 0.80 * Core_bottom_Lights * BLDG_LIGHT_SCH,</w:t>
      </w:r>
    </w:p>
    <w:p w:rsidR="00301E09" w:rsidRDefault="00301E09" w:rsidP="00725B9E">
      <w:pPr>
        <w:pStyle w:val="IDDDefinition"/>
      </w:pPr>
      <w:r>
        <w:t xml:space="preserve">  SET Set_Core_mid_Lights           = 0.80 * Core_mid_Lights * BLDG_LIGHT_SCH,  </w:t>
      </w:r>
    </w:p>
    <w:p w:rsidR="00301E09" w:rsidRDefault="00301E09" w:rsidP="00725B9E">
      <w:pPr>
        <w:pStyle w:val="IDDDefinition"/>
      </w:pPr>
      <w:r>
        <w:t xml:space="preserve">  SET Set_Core_top_Lights           = 0.80 * Core_top_Lights * BLDG_LIGHT_SCH,   </w:t>
      </w:r>
    </w:p>
    <w:p w:rsidR="00301E09" w:rsidRDefault="00301E09" w:rsidP="00725B9E">
      <w:pPr>
        <w:pStyle w:val="IDDDefinition"/>
      </w:pPr>
      <w:r>
        <w:t xml:space="preserve">  SET Set_Perimeter_bot_ZN_3_Lights = 0.80 * Perimeter_bot_ZN_3_Lights * BLDG_LIGHT_SCH,  </w:t>
      </w:r>
    </w:p>
    <w:p w:rsidR="00301E09" w:rsidRDefault="00301E09" w:rsidP="00725B9E">
      <w:pPr>
        <w:pStyle w:val="IDDDefinition"/>
      </w:pPr>
      <w:r>
        <w:t xml:space="preserve">  SET Set_Perimeter_bot_ZN_2_Lights = 0.80 * Perimeter_bot_ZN_2_Lights * BLDG_LIGHT_SCH, </w:t>
      </w:r>
    </w:p>
    <w:p w:rsidR="00301E09" w:rsidRDefault="00301E09" w:rsidP="00725B9E">
      <w:pPr>
        <w:pStyle w:val="IDDDefinition"/>
      </w:pPr>
      <w:r>
        <w:t xml:space="preserve">  SET Set_Perimeter_bot_ZN_1_Lights = 0.80 * Perimeter_bot_ZN_1_Lights * BLDG_LIGHT_SCH,   </w:t>
      </w:r>
    </w:p>
    <w:p w:rsidR="00301E09" w:rsidRDefault="00301E09" w:rsidP="00725B9E">
      <w:pPr>
        <w:pStyle w:val="IDDDefinition"/>
      </w:pPr>
      <w:r>
        <w:t xml:space="preserve">  SET Set_Perimeter_bot_ZN_4_Lights = 0.80 * Perimeter_bot_ZN_4_Lights * BLDG_LIGHT_SCH,   </w:t>
      </w:r>
    </w:p>
    <w:p w:rsidR="00301E09" w:rsidRDefault="00301E09" w:rsidP="00725B9E">
      <w:pPr>
        <w:pStyle w:val="IDDDefinition"/>
      </w:pPr>
      <w:r>
        <w:t xml:space="preserve">  SET Set_Perimeter_mid_ZN_3_Lights = 0.80 * Perimeter_mid_ZN_3_Lights * BLDG_LIGHT_SCH,   </w:t>
      </w:r>
    </w:p>
    <w:p w:rsidR="00301E09" w:rsidRDefault="00301E09" w:rsidP="00725B9E">
      <w:pPr>
        <w:pStyle w:val="IDDDefinition"/>
      </w:pPr>
      <w:r>
        <w:t xml:space="preserve">  SET Set_Perimeter_mid_ZN_2_Lights = 0.80 * Perimeter_mid_ZN_2_Lights * BLDG_LIGHT_SCH,   </w:t>
      </w:r>
    </w:p>
    <w:p w:rsidR="00301E09" w:rsidRDefault="00301E09" w:rsidP="00725B9E">
      <w:pPr>
        <w:pStyle w:val="IDDDefinition"/>
      </w:pPr>
      <w:r>
        <w:t xml:space="preserve">  SET Set_Perimeter_mid_ZN_1_Lights = 0.80 * Perimeter_mid_ZN_1_Lights * BLDG_LIGHT_SCH,    </w:t>
      </w:r>
    </w:p>
    <w:p w:rsidR="00301E09" w:rsidRDefault="00301E09" w:rsidP="00725B9E">
      <w:pPr>
        <w:pStyle w:val="IDDDefinition"/>
      </w:pPr>
      <w:r>
        <w:t xml:space="preserve">  SET Set_Perimeter_mid_ZN_4_Lights = 0.80 * Perimeter_mid_ZN_4_Lights * BLDG_LIGHT_SCH,     </w:t>
      </w:r>
    </w:p>
    <w:p w:rsidR="00301E09" w:rsidRDefault="00301E09" w:rsidP="00725B9E">
      <w:pPr>
        <w:pStyle w:val="IDDDefinition"/>
      </w:pPr>
      <w:r>
        <w:t xml:space="preserve">  SET Set_Perimeter_top_ZN_3_Lights = 0.80 * Perimeter_top_ZN_3_Lights * BLDG_LIGHT_SCH,     </w:t>
      </w:r>
    </w:p>
    <w:p w:rsidR="00301E09" w:rsidRDefault="00301E09" w:rsidP="00725B9E">
      <w:pPr>
        <w:pStyle w:val="IDDDefinition"/>
      </w:pPr>
      <w:r>
        <w:t xml:space="preserve">  SET Set_Perimeter_top_ZN_2_Lights = 0.80 * Perimeter_top_ZN_2_Lights * BLDG_LIGHT_SCH,     </w:t>
      </w:r>
    </w:p>
    <w:p w:rsidR="00301E09" w:rsidRDefault="00301E09" w:rsidP="00725B9E">
      <w:pPr>
        <w:pStyle w:val="IDDDefinition"/>
      </w:pPr>
      <w:r>
        <w:t xml:space="preserve">  SET Set_Perimeter_top_ZN_1_Lights = 0.80 * Perimeter_top_ZN_1_Lights * BLDG_LIGHT_SCH,   </w:t>
      </w:r>
    </w:p>
    <w:p w:rsidR="00301E09" w:rsidRDefault="00301E09" w:rsidP="00725B9E">
      <w:pPr>
        <w:pStyle w:val="IDDDefinition"/>
      </w:pPr>
      <w:r>
        <w:t xml:space="preserve">  SET Set_Perimeter_top_ZN_4_Lights = 0.80 * Perimeter_top_ZN_4_Lights * BLDG_LIGHT_SCH;  </w:t>
      </w:r>
    </w:p>
    <w:p w:rsidR="00301E09" w:rsidRDefault="00301E09" w:rsidP="00725B9E">
      <w:pPr>
        <w:pStyle w:val="IDDDefinition"/>
      </w:pPr>
      <w:r>
        <w:t xml:space="preserve"> </w:t>
      </w:r>
    </w:p>
    <w:p w:rsidR="00EA126B" w:rsidRPr="00EA126B" w:rsidRDefault="00EA126B" w:rsidP="00EA126B">
      <w:pPr>
        <w:pStyle w:val="BodyText"/>
      </w:pPr>
    </w:p>
    <w:p w:rsidR="00301E09" w:rsidRDefault="00301E09" w:rsidP="00725B9E">
      <w:pPr>
        <w:pStyle w:val="IDDDefinition"/>
      </w:pPr>
      <w:r>
        <w:lastRenderedPageBreak/>
        <w:t xml:space="preserve">EnergyManagementSystem:Subroutine,  </w:t>
      </w:r>
    </w:p>
    <w:p w:rsidR="00301E09" w:rsidRDefault="00301E09" w:rsidP="00725B9E">
      <w:pPr>
        <w:pStyle w:val="IDDDefinition"/>
      </w:pPr>
      <w:r>
        <w:t xml:space="preserve">  Set_Demand_Level3_Controls,</w:t>
      </w:r>
    </w:p>
    <w:p w:rsidR="00301E09" w:rsidRDefault="00301E09" w:rsidP="00725B9E">
      <w:pPr>
        <w:pStyle w:val="IDDDefinition"/>
      </w:pPr>
      <w:r>
        <w:t xml:space="preserve">  ! set lighting power to 70% of what it would otherwise be</w:t>
      </w:r>
    </w:p>
    <w:p w:rsidR="00301E09" w:rsidRDefault="00301E09" w:rsidP="00725B9E">
      <w:pPr>
        <w:pStyle w:val="IDDDefinition"/>
      </w:pPr>
      <w:r>
        <w:t xml:space="preserve">  SET Set_Cooling_Setpoint_Sched    = Cooling_Setpoint_Sched + 2.0, ! add 2.0 deg C to cooling setpoint</w:t>
      </w:r>
    </w:p>
    <w:p w:rsidR="00301E09" w:rsidRDefault="00301E09" w:rsidP="00725B9E">
      <w:pPr>
        <w:pStyle w:val="IDDDefinition"/>
      </w:pPr>
      <w:r>
        <w:t xml:space="preserve">  SET Set_Basement_Lights           = 0.70 * Basement_Lights * BLDG_LIGHT_SCH,</w:t>
      </w:r>
    </w:p>
    <w:p w:rsidR="00301E09" w:rsidRDefault="00301E09" w:rsidP="00725B9E">
      <w:pPr>
        <w:pStyle w:val="IDDDefinition"/>
      </w:pPr>
      <w:r>
        <w:t xml:space="preserve">  SET Set_Core_bottom_Lights        = 0.70 * Core_bottom_Lights * BLDG_LIGHT_SCH,</w:t>
      </w:r>
    </w:p>
    <w:p w:rsidR="00301E09" w:rsidRDefault="00301E09" w:rsidP="00725B9E">
      <w:pPr>
        <w:pStyle w:val="IDDDefinition"/>
      </w:pPr>
      <w:r>
        <w:t xml:space="preserve">  SET Set_Core_mid_Lights           = 0.70 * Core_mid_Lights * BLDG_LIGHT_SCH,  </w:t>
      </w:r>
    </w:p>
    <w:p w:rsidR="00301E09" w:rsidRDefault="00301E09" w:rsidP="00725B9E">
      <w:pPr>
        <w:pStyle w:val="IDDDefinition"/>
      </w:pPr>
      <w:r>
        <w:t xml:space="preserve">  SET Set_Core_top_Lights           = 0.70 * Core_top_Lights * BLDG_LIGHT_SCH,   </w:t>
      </w:r>
    </w:p>
    <w:p w:rsidR="00301E09" w:rsidRDefault="00301E09" w:rsidP="00725B9E">
      <w:pPr>
        <w:pStyle w:val="IDDDefinition"/>
      </w:pPr>
      <w:r>
        <w:t xml:space="preserve">  SET Set_Perimeter_bot_ZN_3_Lights = 0.70 * Perimeter_bot_ZN_3_Lights * BLDG_LIGHT_SCH,  </w:t>
      </w:r>
    </w:p>
    <w:p w:rsidR="00301E09" w:rsidRDefault="00301E09" w:rsidP="00725B9E">
      <w:pPr>
        <w:pStyle w:val="IDDDefinition"/>
      </w:pPr>
      <w:r>
        <w:t xml:space="preserve">  SET Set_Perimeter_bot_ZN_2_Lights = 0.70 * Perimeter_bot_ZN_2_Lights * BLDG_LIGHT_SCH, </w:t>
      </w:r>
    </w:p>
    <w:p w:rsidR="00301E09" w:rsidRDefault="00301E09" w:rsidP="00725B9E">
      <w:pPr>
        <w:pStyle w:val="IDDDefinition"/>
      </w:pPr>
      <w:r>
        <w:t xml:space="preserve">  SET Set_Perimeter_bot_ZN_1_Lights = 0.70 * Perimeter_bot_ZN_1_Lights * BLDG_LIGHT_SCH,   </w:t>
      </w:r>
    </w:p>
    <w:p w:rsidR="00301E09" w:rsidRDefault="00301E09" w:rsidP="00725B9E">
      <w:pPr>
        <w:pStyle w:val="IDDDefinition"/>
      </w:pPr>
      <w:r>
        <w:t xml:space="preserve">  SET Set_Perimeter_bot_ZN_4_Lights = 0.70 * Perimeter_bot_ZN_4_Lights * BLDG_LIGHT_SCH,   </w:t>
      </w:r>
    </w:p>
    <w:p w:rsidR="00301E09" w:rsidRDefault="00301E09" w:rsidP="00725B9E">
      <w:pPr>
        <w:pStyle w:val="IDDDefinition"/>
      </w:pPr>
      <w:r>
        <w:t xml:space="preserve">  SET Set_Perimeter_mid_ZN_3_Lights = 0.70 * Perimeter_mid_ZN_3_Lights * BLDG_LIGHT_SCH,   </w:t>
      </w:r>
    </w:p>
    <w:p w:rsidR="00301E09" w:rsidRDefault="00301E09" w:rsidP="00725B9E">
      <w:pPr>
        <w:pStyle w:val="IDDDefinition"/>
      </w:pPr>
      <w:r>
        <w:t xml:space="preserve">  SET Set_Perimeter_mid_ZN_2_Lights = 0.70 * Perimeter_mid_ZN_2_Lights * BLDG_LIGHT_SCH,   </w:t>
      </w:r>
    </w:p>
    <w:p w:rsidR="00301E09" w:rsidRDefault="00301E09" w:rsidP="00725B9E">
      <w:pPr>
        <w:pStyle w:val="IDDDefinition"/>
      </w:pPr>
      <w:r>
        <w:t xml:space="preserve">  SET Set_Perimeter_mid_ZN_1_Lights = 0.70 * Perimeter_mid_ZN_1_Lights * BLDG_LIGHT_SCH,    </w:t>
      </w:r>
    </w:p>
    <w:p w:rsidR="00301E09" w:rsidRDefault="00301E09" w:rsidP="00725B9E">
      <w:pPr>
        <w:pStyle w:val="IDDDefinition"/>
      </w:pPr>
      <w:r>
        <w:t xml:space="preserve">  SET Set_Perimeter_mid_ZN_4_Lights = 0.70 * Perimeter_mid_ZN_4_Lights * BLDG_LIGHT_SCH,     </w:t>
      </w:r>
    </w:p>
    <w:p w:rsidR="00301E09" w:rsidRDefault="00301E09" w:rsidP="00725B9E">
      <w:pPr>
        <w:pStyle w:val="IDDDefinition"/>
      </w:pPr>
      <w:r>
        <w:t xml:space="preserve">  SET Set_Perimeter_top_ZN_3_Lights = 0.70 * Perimeter_top_ZN_3_Lights * BLDG_LIGHT_SCH,     </w:t>
      </w:r>
    </w:p>
    <w:p w:rsidR="00301E09" w:rsidRDefault="00301E09" w:rsidP="00725B9E">
      <w:pPr>
        <w:pStyle w:val="IDDDefinition"/>
      </w:pPr>
      <w:r>
        <w:t xml:space="preserve">  SET Set_Perimeter_top_ZN_2_Lights = 0.70 * Perimeter_top_ZN_2_Lights * BLDG_LIGHT_SCH,     </w:t>
      </w:r>
    </w:p>
    <w:p w:rsidR="00301E09" w:rsidRDefault="00301E09" w:rsidP="00725B9E">
      <w:pPr>
        <w:pStyle w:val="IDDDefinition"/>
      </w:pPr>
      <w:r>
        <w:t xml:space="preserve">  SET Set_Perimeter_top_ZN_1_Lights = 0.70 * Perimeter_top_ZN_1_Lights * BLDG_LIGHT_SCH,   </w:t>
      </w:r>
    </w:p>
    <w:p w:rsidR="00301E09" w:rsidRDefault="00301E09" w:rsidP="00725B9E">
      <w:pPr>
        <w:pStyle w:val="IDDDefinition"/>
      </w:pPr>
      <w:r>
        <w:t xml:space="preserve">  SET Set_Perimeter_top_ZN_4_Lights = 0.70 * Perimeter_top_ZN_4_Lights * BLDG_LIGHT_SCH;  </w:t>
      </w:r>
    </w:p>
    <w:p w:rsidR="00301E09" w:rsidRDefault="00301E09" w:rsidP="00725B9E">
      <w:pPr>
        <w:pStyle w:val="IDDDefinition"/>
      </w:pPr>
      <w:r>
        <w:t xml:space="preserve"> </w:t>
      </w:r>
    </w:p>
    <w:p w:rsidR="00725B9E" w:rsidRPr="00725B9E" w:rsidRDefault="00725B9E" w:rsidP="00725B9E">
      <w:pPr>
        <w:pStyle w:val="BodyText"/>
      </w:pPr>
    </w:p>
    <w:p w:rsidR="00301E09" w:rsidRDefault="00301E09" w:rsidP="006C1090">
      <w:pPr>
        <w:pStyle w:val="CodeIDDSamples"/>
      </w:pPr>
    </w:p>
    <w:p w:rsidR="00301E09" w:rsidRDefault="00301E09" w:rsidP="006C1090">
      <w:pPr>
        <w:pStyle w:val="CodeIDDSamples"/>
      </w:pPr>
      <w:r>
        <w:t xml:space="preserve">EnergyManagementSystem:GlobalVariable,argTargetDemand; </w:t>
      </w:r>
    </w:p>
    <w:p w:rsidR="00301E09" w:rsidRDefault="00301E09" w:rsidP="006C1090">
      <w:pPr>
        <w:pStyle w:val="CodeIDDSamples"/>
      </w:pPr>
      <w:r>
        <w:t>EnergyManagementSystem:GlobalVariable,argCrntDmnd;</w:t>
      </w:r>
    </w:p>
    <w:p w:rsidR="00301E09" w:rsidRDefault="00301E09" w:rsidP="006C1090">
      <w:pPr>
        <w:pStyle w:val="CodeIDDSamples"/>
      </w:pPr>
      <w:r>
        <w:t>EnergyManagementSystem:GlobalVariable,argTrendDirection;</w:t>
      </w:r>
    </w:p>
    <w:p w:rsidR="00301E09" w:rsidRDefault="00301E09" w:rsidP="006C1090">
      <w:pPr>
        <w:pStyle w:val="CodeIDDSamples"/>
      </w:pPr>
      <w:r>
        <w:t>EnergyManagementSystem:GlobalVariable,argDmndMngrState;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BLDG_LIGHT_SCH, !- Name</w:t>
      </w:r>
    </w:p>
    <w:p w:rsidR="00301E09" w:rsidRDefault="00301E09" w:rsidP="006C1090">
      <w:pPr>
        <w:pStyle w:val="CodeIDDSamples"/>
      </w:pPr>
      <w:r>
        <w:t xml:space="preserve">  BLDG_LIGHT_SCH, !- Output:Variable or Output:Meter Index Key Name</w:t>
      </w:r>
    </w:p>
    <w:p w:rsidR="00301E09" w:rsidRDefault="00301E09" w:rsidP="006C1090">
      <w:pPr>
        <w:pStyle w:val="CodeIDDSamples"/>
      </w:pPr>
      <w:r>
        <w:t xml:space="preserve">  Schedule Value; !- Output:Variable or Output:Meter Name </w:t>
      </w:r>
    </w:p>
    <w:p w:rsidR="00301E09" w:rsidRDefault="00301E09" w:rsidP="006C1090">
      <w:pPr>
        <w:pStyle w:val="CodeIDDSamples"/>
      </w:pP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CurntFacilityElectDemand,  !- Name</w:t>
      </w:r>
    </w:p>
    <w:p w:rsidR="00301E09" w:rsidRDefault="00301E09" w:rsidP="006C1090">
      <w:pPr>
        <w:pStyle w:val="CodeIDDSamples"/>
      </w:pPr>
      <w:r>
        <w:t xml:space="preserve">  Whole Building,        !- Output:Variable or Output:Meter Index Key Name</w:t>
      </w:r>
    </w:p>
    <w:p w:rsidR="00301E09" w:rsidRDefault="00301E09" w:rsidP="006C1090">
      <w:pPr>
        <w:pStyle w:val="CodeIDDSamples"/>
      </w:pPr>
      <w:r>
        <w:t xml:space="preserve">  </w:t>
      </w:r>
      <w:r w:rsidR="00EA126B">
        <w:t xml:space="preserve">Facility </w:t>
      </w:r>
      <w:r>
        <w:t>Total Electric Demand</w:t>
      </w:r>
      <w:r w:rsidR="00EA126B">
        <w:t xml:space="preserve"> Power</w:t>
      </w:r>
      <w:r>
        <w:t xml:space="preserve">; !- Output:Variable Name </w:t>
      </w:r>
    </w:p>
    <w:p w:rsidR="00301E09" w:rsidRDefault="00301E09" w:rsidP="006C1090">
      <w:pPr>
        <w:pStyle w:val="CodeIDDSamples"/>
      </w:pPr>
    </w:p>
    <w:p w:rsidR="00301E09" w:rsidRDefault="00301E09" w:rsidP="006C1090">
      <w:pPr>
        <w:pStyle w:val="CodeIDDSamples"/>
      </w:pPr>
    </w:p>
    <w:p w:rsidR="00301E09" w:rsidRDefault="00301E09" w:rsidP="006C1090">
      <w:pPr>
        <w:pStyle w:val="CodeIDDSamples"/>
      </w:pPr>
      <w:r>
        <w:t>EnergyManagementSystem:TrendVariable,</w:t>
      </w:r>
    </w:p>
    <w:p w:rsidR="00301E09" w:rsidRDefault="00301E09" w:rsidP="006C1090">
      <w:pPr>
        <w:pStyle w:val="CodeIDDSamples"/>
      </w:pPr>
      <w:r>
        <w:t xml:space="preserve">  Demand_Mgr_State_Trend , !- Name</w:t>
      </w:r>
    </w:p>
    <w:p w:rsidR="00301E09" w:rsidRDefault="00301E09" w:rsidP="006C1090">
      <w:pPr>
        <w:pStyle w:val="CodeIDDSamples"/>
      </w:pPr>
      <w:r>
        <w:t xml:space="preserve">  argDmndMngrState, !- EMS Variable Name</w:t>
      </w:r>
    </w:p>
    <w:p w:rsidR="00301E09" w:rsidRDefault="00301E09" w:rsidP="006C1090">
      <w:pPr>
        <w:pStyle w:val="CodeIDDSamples"/>
      </w:pPr>
      <w:r>
        <w:t xml:space="preserve">  48 ; !- Number of Timesteps to be Logged</w:t>
      </w:r>
    </w:p>
    <w:p w:rsidR="00301E09" w:rsidRDefault="00301E09" w:rsidP="006C1090">
      <w:pPr>
        <w:pStyle w:val="CodeIDDSamples"/>
      </w:pPr>
    </w:p>
    <w:p w:rsidR="00301E09" w:rsidRDefault="00301E09" w:rsidP="006C1090">
      <w:pPr>
        <w:pStyle w:val="CodeIDDSamples"/>
      </w:pPr>
      <w:r>
        <w:t>EnergyManagementSystem:TrendVariable,</w:t>
      </w:r>
    </w:p>
    <w:p w:rsidR="00301E09" w:rsidRDefault="00301E09" w:rsidP="006C1090">
      <w:pPr>
        <w:pStyle w:val="CodeIDDSamples"/>
      </w:pPr>
      <w:r>
        <w:t xml:space="preserve">  FacilityElectTrend , !- Name</w:t>
      </w:r>
    </w:p>
    <w:p w:rsidR="00301E09" w:rsidRDefault="00301E09" w:rsidP="006C1090">
      <w:pPr>
        <w:pStyle w:val="CodeIDDSamples"/>
      </w:pPr>
      <w:r>
        <w:t xml:space="preserve">  CurntFacilityElectDemand, !- EMS Variable Name</w:t>
      </w:r>
    </w:p>
    <w:p w:rsidR="00301E09" w:rsidRDefault="00301E09" w:rsidP="006C1090">
      <w:pPr>
        <w:pStyle w:val="CodeIDDSamples"/>
      </w:pPr>
      <w:r>
        <w:t xml:space="preserve">  144 ; !- Number of Timesteps to be Logged</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Cooling_Setpoint_Sched,  !- Name</w:t>
      </w:r>
    </w:p>
    <w:p w:rsidR="00301E09" w:rsidRDefault="00301E09" w:rsidP="006C1090">
      <w:pPr>
        <w:pStyle w:val="CodeIDDSamples"/>
      </w:pPr>
      <w:r>
        <w:t xml:space="preserve">  CLGSETP_SCH_Copy,        !- Output:Variable or Output:Meter Index Key Name</w:t>
      </w:r>
    </w:p>
    <w:p w:rsidR="00301E09" w:rsidRDefault="00301E09" w:rsidP="006C1090">
      <w:pPr>
        <w:pStyle w:val="CodeIDDSamples"/>
      </w:pPr>
      <w:r>
        <w:t xml:space="preserve">  Schedule Value; !- Output:Variable or Output:Meter Name </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Set_Cooling_Setpoint_Sched,  !- Name</w:t>
      </w:r>
    </w:p>
    <w:p w:rsidR="00301E09" w:rsidRDefault="00301E09" w:rsidP="006C1090">
      <w:pPr>
        <w:pStyle w:val="CodeIDDSamples"/>
      </w:pPr>
      <w:r>
        <w:t xml:space="preserve">  CLGSETP_SCH ,     !- Actuated Component Unique Name</w:t>
      </w:r>
    </w:p>
    <w:p w:rsidR="00301E09" w:rsidRDefault="00301E09" w:rsidP="006C1090">
      <w:pPr>
        <w:pStyle w:val="CodeIDDSamples"/>
      </w:pPr>
      <w:r>
        <w:t xml:space="preserve">  Schedule:Compact,   !- Actuated Component Type</w:t>
      </w:r>
    </w:p>
    <w:p w:rsidR="00301E09" w:rsidRDefault="00301E09" w:rsidP="006C1090">
      <w:pPr>
        <w:pStyle w:val="CodeIDDSamples"/>
      </w:pPr>
      <w:r>
        <w:t xml:space="preserve">  Schedule Value    ; !- Actuated Component Control Type</w:t>
      </w:r>
    </w:p>
    <w:p w:rsidR="00301E09" w:rsidRDefault="00301E09" w:rsidP="006C1090">
      <w:pPr>
        <w:pStyle w:val="CodeIDDSamples"/>
      </w:pPr>
    </w:p>
    <w:p w:rsidR="00301E09" w:rsidRDefault="00301E09" w:rsidP="006C1090">
      <w:pPr>
        <w:pStyle w:val="CodeIDDSamples"/>
      </w:pPr>
      <w:r>
        <w:t>EnergyManagementSystem:OutputVariable,</w:t>
      </w:r>
    </w:p>
    <w:p w:rsidR="00301E09" w:rsidRDefault="00301E09" w:rsidP="006C1090">
      <w:pPr>
        <w:pStyle w:val="CodeIDDSamples"/>
      </w:pPr>
      <w:r>
        <w:t xml:space="preserve">  Erl Cooling Setpoint [C],    !- Name</w:t>
      </w:r>
    </w:p>
    <w:p w:rsidR="00301E09" w:rsidRDefault="00301E09" w:rsidP="006C1090">
      <w:pPr>
        <w:pStyle w:val="CodeIDDSamples"/>
      </w:pPr>
      <w:r>
        <w:t xml:space="preserve">  Set_Cooling_Setpoint_Sched,  !- EMS Variable Name</w:t>
      </w:r>
    </w:p>
    <w:p w:rsidR="00301E09" w:rsidRDefault="00301E09" w:rsidP="006C1090">
      <w:pPr>
        <w:pStyle w:val="CodeIDDSamples"/>
      </w:pPr>
      <w:r>
        <w:lastRenderedPageBreak/>
        <w:t xml:space="preserve">  Averaged   ,                 !- Type of Data in Variable</w:t>
      </w:r>
    </w:p>
    <w:p w:rsidR="00301E09" w:rsidRDefault="00301E09" w:rsidP="006C1090">
      <w:pPr>
        <w:pStyle w:val="CodeIDDSamples"/>
      </w:pPr>
      <w:r>
        <w:t xml:space="preserve">  ZoneTimestep;                !- Update Frequency</w:t>
      </w:r>
    </w:p>
    <w:p w:rsidR="00301E09" w:rsidRDefault="00301E09" w:rsidP="006C1090">
      <w:pPr>
        <w:pStyle w:val="CodeIDDSamples"/>
      </w:pPr>
    </w:p>
    <w:p w:rsidR="00301E09" w:rsidRPr="00EC6619" w:rsidRDefault="00301E09" w:rsidP="006C1090">
      <w:pPr>
        <w:pStyle w:val="CodeIDDSamples"/>
      </w:pPr>
    </w:p>
    <w:p w:rsidR="00301E09" w:rsidRDefault="00301E09" w:rsidP="006C1090">
      <w:pPr>
        <w:pStyle w:val="CodeIDDSamples"/>
      </w:pPr>
      <w:r>
        <w:t xml:space="preserve">Output:Variable, </w:t>
      </w:r>
    </w:p>
    <w:p w:rsidR="00301E09" w:rsidRDefault="00301E09" w:rsidP="006C1090">
      <w:pPr>
        <w:pStyle w:val="CodeIDDSamples"/>
      </w:pPr>
      <w:r>
        <w:t xml:space="preserve">  *, </w:t>
      </w:r>
    </w:p>
    <w:p w:rsidR="00301E09" w:rsidRDefault="00301E09" w:rsidP="006C1090">
      <w:pPr>
        <w:pStyle w:val="CodeIDDSamples"/>
      </w:pPr>
      <w:r>
        <w:t xml:space="preserve">  Erl Cooling Setpoint, </w:t>
      </w:r>
    </w:p>
    <w:p w:rsidR="00301E09" w:rsidRDefault="00301E09" w:rsidP="006C1090">
      <w:pPr>
        <w:pStyle w:val="CodeIDDSamples"/>
      </w:pPr>
      <w:r>
        <w:t xml:space="preserve">  Timestep;</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Set_Basement_Lights,  !- Name</w:t>
      </w:r>
    </w:p>
    <w:p w:rsidR="00301E09" w:rsidRDefault="00301E09" w:rsidP="006C1090">
      <w:pPr>
        <w:pStyle w:val="CodeIDDSamples"/>
      </w:pPr>
      <w:r>
        <w:t xml:space="preserve">  Basement_Lights ,     !- Actuated Component Unique Name</w:t>
      </w:r>
    </w:p>
    <w:p w:rsidR="00301E09" w:rsidRDefault="00301E09" w:rsidP="006C1090">
      <w:pPr>
        <w:pStyle w:val="CodeIDDSamples"/>
      </w:pPr>
      <w:r>
        <w:t xml:space="preserve">  Lights,               !- Actuated Component Type</w:t>
      </w:r>
    </w:p>
    <w:p w:rsidR="00301E09" w:rsidRDefault="00301E09" w:rsidP="006C1090">
      <w:pPr>
        <w:pStyle w:val="CodeIDDSamples"/>
      </w:pPr>
      <w:r>
        <w:t xml:space="preserve">  Electric Power Level; !- Actuated Component Control Type</w:t>
      </w:r>
    </w:p>
    <w:p w:rsidR="00725B9E" w:rsidRPr="00725B9E" w:rsidRDefault="00725B9E" w:rsidP="00725B9E">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Basement_Lights , !- Name</w:t>
      </w:r>
    </w:p>
    <w:p w:rsidR="00301E09" w:rsidRDefault="00301E09" w:rsidP="006C1090">
      <w:pPr>
        <w:pStyle w:val="CodeIDDSamples"/>
      </w:pPr>
      <w:r>
        <w:t xml:space="preserve">  Basement_Lights , !- Internal Data Index Key Name</w:t>
      </w:r>
    </w:p>
    <w:p w:rsidR="00301E09" w:rsidRDefault="00301E09" w:rsidP="006C1090">
      <w:pPr>
        <w:pStyle w:val="CodeIDDSamples"/>
      </w:pPr>
      <w:r>
        <w:t xml:space="preserve">  Lighting Power Design Level ; !- Internal Data Type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Set_Core_bottom_Lights, !- Name</w:t>
      </w:r>
    </w:p>
    <w:p w:rsidR="00301E09" w:rsidRDefault="00301E09" w:rsidP="006C1090">
      <w:pPr>
        <w:pStyle w:val="CodeIDDSamples"/>
      </w:pPr>
      <w:r>
        <w:t xml:space="preserve">  Core_bottom_Lights ,  !- Actuated Component Unique Name</w:t>
      </w:r>
    </w:p>
    <w:p w:rsidR="00301E09" w:rsidRDefault="00301E09" w:rsidP="006C1090">
      <w:pPr>
        <w:pStyle w:val="CodeIDDSamples"/>
      </w:pPr>
      <w:r>
        <w:t xml:space="preserve">  Lights,               !- Actuated Component Type</w:t>
      </w:r>
    </w:p>
    <w:p w:rsidR="00301E09" w:rsidRDefault="00301E09" w:rsidP="006C1090">
      <w:pPr>
        <w:pStyle w:val="CodeIDDSamples"/>
      </w:pPr>
      <w:r>
        <w:t xml:space="preserve">  Electric Power Level; !- Actuated Component Control Type</w:t>
      </w:r>
    </w:p>
    <w:p w:rsidR="00301E09" w:rsidRDefault="00301E09" w:rsidP="006C1090">
      <w:pPr>
        <w:pStyle w:val="CodeIDDSamples"/>
      </w:pPr>
      <w:r>
        <w:t>EnergyManagementSystem:InternalVariable,</w:t>
      </w:r>
    </w:p>
    <w:p w:rsidR="00301E09" w:rsidRDefault="00301E09" w:rsidP="006C1090">
      <w:pPr>
        <w:pStyle w:val="CodeIDDSamples"/>
      </w:pPr>
      <w:r>
        <w:t xml:space="preserve">  Core_bottom_Lights , !- Name</w:t>
      </w:r>
    </w:p>
    <w:p w:rsidR="00301E09" w:rsidRDefault="00301E09" w:rsidP="006C1090">
      <w:pPr>
        <w:pStyle w:val="CodeIDDSamples"/>
      </w:pPr>
      <w:r>
        <w:t xml:space="preserve">  Core_bottom_Lights , !- Internal Data Index Key Name</w:t>
      </w:r>
    </w:p>
    <w:p w:rsidR="00301E09" w:rsidRDefault="00301E09" w:rsidP="006C1090">
      <w:pPr>
        <w:pStyle w:val="CodeIDDSamples"/>
      </w:pPr>
      <w:r>
        <w:t xml:space="preserve">  Lighting Power Design Level ; !- Internal Data Type</w:t>
      </w:r>
    </w:p>
    <w:p w:rsidR="00301E09" w:rsidRDefault="00301E09" w:rsidP="006C1090">
      <w:pPr>
        <w:pStyle w:val="CodeIDDSamples"/>
      </w:pPr>
    </w:p>
    <w:p w:rsidR="00301E09" w:rsidRPr="00EC6619" w:rsidRDefault="00301E09" w:rsidP="006C1090">
      <w:pPr>
        <w:pStyle w:val="CodeIDDSamples"/>
        <w:rPr>
          <w:b/>
        </w:rPr>
      </w:pPr>
      <w:r w:rsidRPr="00EC6619">
        <w:rPr>
          <w:b/>
          <w:highlight w:val="yellow"/>
        </w:rPr>
        <w:t>&lt;&lt; Snipped remaining Lights Sensors and Actuators &gt;&gt;</w:t>
      </w:r>
    </w:p>
    <w:p w:rsidR="00301E09" w:rsidRPr="001A46CD" w:rsidRDefault="00301E09" w:rsidP="00EC6619">
      <w:pPr>
        <w:pStyle w:val="BodyText"/>
      </w:pPr>
    </w:p>
    <w:p w:rsidR="00301E09" w:rsidRDefault="00301E09" w:rsidP="00EC6619">
      <w:pPr>
        <w:pStyle w:val="Heading2"/>
      </w:pPr>
      <w:bookmarkStart w:id="209" w:name="_Toc367348332"/>
      <w:r>
        <w:t>Example 10. Plant Loop Override Control</w:t>
      </w:r>
      <w:bookmarkEnd w:id="209"/>
    </w:p>
    <w:p w:rsidR="00301E09" w:rsidRDefault="00301E09" w:rsidP="00EC6619">
      <w:pPr>
        <w:pStyle w:val="Heading3"/>
      </w:pPr>
      <w:bookmarkStart w:id="210" w:name="_Toc367348333"/>
      <w:r>
        <w:t>Problem Statement</w:t>
      </w:r>
      <w:bookmarkEnd w:id="210"/>
    </w:p>
    <w:p w:rsidR="00301E09" w:rsidRDefault="00301E09" w:rsidP="00EC6619">
      <w:pPr>
        <w:pStyle w:val="BodyText"/>
      </w:pPr>
      <w:r>
        <w:t>A common occurrence in EnergyPlus central plant simulations is for a component to be designed well, but during the course of an annual simulation, it is operated outside of its allowable region.  This is due to the governing control strategies (operating schemes).  These operation schemes may not have the intelligence to say, turn off a cooling tower when the outdoor temperature is too low.</w:t>
      </w:r>
    </w:p>
    <w:p w:rsidR="00301E09" w:rsidRPr="001A46CD" w:rsidRDefault="00301E09" w:rsidP="00EC6619">
      <w:pPr>
        <w:pStyle w:val="BodyText"/>
      </w:pPr>
      <w:r>
        <w:t>Within the EnergyPlus example files, the cooling tower offers warnings stating that the tower temperature is going below a low temperature limit.  We should ask, can we use a simple EMS addition to an input file to override the loop and turn off the cooling tower to avoid these situations and therefore the warnings?</w:t>
      </w:r>
    </w:p>
    <w:p w:rsidR="00301E09" w:rsidRDefault="00301E09" w:rsidP="00EC6619">
      <w:pPr>
        <w:pStyle w:val="Heading3"/>
      </w:pPr>
      <w:bookmarkStart w:id="211" w:name="_Toc367348334"/>
      <w:r>
        <w:t>EMS Design Discussion</w:t>
      </w:r>
      <w:bookmarkEnd w:id="211"/>
    </w:p>
    <w:p w:rsidR="00301E09" w:rsidRPr="00293832" w:rsidRDefault="00301E09" w:rsidP="00EC6619">
      <w:pPr>
        <w:pStyle w:val="BodyText"/>
        <w:spacing w:after="180"/>
      </w:pPr>
      <w:r>
        <w:t xml:space="preserve">For this example, we will start with the example file that is packaged with EnergyPlus called EcoRoofOrlando.idf.  This is one example of an input file where a cooling tower throws warnings due to operating at too low of a temperature.  Although the input file has many aspects related to zone and HVAC, we will only be interested in the loop containing the tower, which is a </w:t>
      </w:r>
      <w:r w:rsidRPr="00293832">
        <w:rPr>
          <w:i/>
        </w:rPr>
        <w:t>CondenserLoop</w:t>
      </w:r>
      <w:r>
        <w:t xml:space="preserve"> named </w:t>
      </w:r>
      <w:r w:rsidRPr="00293832">
        <w:rPr>
          <w:i/>
        </w:rPr>
        <w:t>Chiller Plant Condenser Loop</w:t>
      </w:r>
      <w:r>
        <w:rPr>
          <w:i/>
        </w:rPr>
        <w:t>.</w:t>
      </w:r>
      <w:r>
        <w:t xml:space="preserve"> The loop has a minimum loop temperature of 5 degrees Celsius, as specified by the </w:t>
      </w:r>
      <w:r w:rsidRPr="00293832">
        <w:rPr>
          <w:i/>
        </w:rPr>
        <w:t>CondenserLoop</w:t>
      </w:r>
      <w:r>
        <w:t xml:space="preserve"> object.  </w:t>
      </w:r>
    </w:p>
    <w:p w:rsidR="00301E09" w:rsidRDefault="00301E09" w:rsidP="00EC6619">
      <w:pPr>
        <w:pStyle w:val="BodyText"/>
        <w:spacing w:after="180"/>
      </w:pPr>
      <w:r>
        <w:t xml:space="preserve">In order to avoid these warnings and properly shut off the tower, EMS will be used to check the outdoor temperature and shut down the whole loop.  Special care must be taken when manipulating plant and condenser loops with EMS.  The most robust way found is to both </w:t>
      </w:r>
      <w:r>
        <w:lastRenderedPageBreak/>
        <w:t>disable the loop equipment and also override (turn off) the loop.  Skipping either of these can cause mismatches where either components are still expecting flow but the pump is not running, or the pump is trying to force flow through components which are disabled.  Either of these cases can cause unstable conditions and possibly fatal flow errors.</w:t>
      </w:r>
    </w:p>
    <w:p w:rsidR="00301E09" w:rsidRDefault="00301E09" w:rsidP="00EC6619">
      <w:pPr>
        <w:pStyle w:val="BodyText"/>
        <w:spacing w:after="180"/>
      </w:pPr>
      <w:r>
        <w:t>The outdoor air temperature must be checked in order to determine what the EMS needs to do at a particular point in the simulation.  This is handled by use of an EMS sensor monitoring the Outdoor Dry Bulb standard E+ output variable.</w:t>
      </w:r>
    </w:p>
    <w:p w:rsidR="00301E09" w:rsidRDefault="00301E09" w:rsidP="00EC6619">
      <w:pPr>
        <w:pStyle w:val="BodyText"/>
        <w:spacing w:after="180"/>
      </w:pPr>
      <w:r>
        <w:t>To manage the loop and pump, actuators are employed on both.  The pump actuator is a mass flow rate override.  This can be used to set the flow to zero, effectively shutting off the pump.  The loop actuator is an on/off supervisory control, which allows you to “shut the entire loop down.”  This actuator will not actually shut the loop down, it effectively empties the equipment availability list, so that there is no equipment available to reject/absorb load on the supply side.  If you use this actuator alone to “shut down the loop,” you may find that the pump is still flowing fluid around the loop, but the equipment will not be running.</w:t>
      </w:r>
    </w:p>
    <w:p w:rsidR="00301E09" w:rsidRDefault="00301E09" w:rsidP="00EC6619">
      <w:pPr>
        <w:pStyle w:val="BodyText"/>
        <w:spacing w:after="180"/>
      </w:pPr>
      <w:r>
        <w:t>The EMS calling point chosen is “</w:t>
      </w:r>
      <w:r w:rsidRPr="00BB5070">
        <w:rPr>
          <w:i/>
        </w:rPr>
        <w:t>InsideHVACSystemIterationLoop</w:t>
      </w:r>
      <w:r>
        <w:rPr>
          <w:i/>
        </w:rPr>
        <w:t>,</w:t>
      </w:r>
      <w:r>
        <w:t xml:space="preserve">” so that the operation will be updated every time the plant loops are simulated.  </w:t>
      </w:r>
    </w:p>
    <w:p w:rsidR="00301E09" w:rsidRPr="00BB5070" w:rsidRDefault="00301E09" w:rsidP="00EC6619">
      <w:pPr>
        <w:pStyle w:val="BodyText"/>
        <w:spacing w:after="180"/>
      </w:pPr>
      <w:r>
        <w:t xml:space="preserve">The Erl program is quite simple for this case.  If the outdoor dry bulb temperature goes below a certain value, the loop and pump actuators are set to zero.  If the outdoor temperature is equal to or above this value, the actuators are set to </w:t>
      </w:r>
      <w:r w:rsidRPr="00BB5070">
        <w:rPr>
          <w:i/>
        </w:rPr>
        <w:t>Null</w:t>
      </w:r>
      <w:r>
        <w:t xml:space="preserve">, relinquishing control back to the regular operation schemes.  In modifying this specific input file it was found that the outdoor dry bulb temperature which removed these warnings was six degrees Celsius.  We also create a custom output variable called “EMS Condenser Flow Override On” to easily record when the overrides have occurred. </w:t>
      </w:r>
    </w:p>
    <w:p w:rsidR="00301E09" w:rsidRDefault="00301E09" w:rsidP="00EC6619">
      <w:pPr>
        <w:pStyle w:val="Heading3"/>
      </w:pPr>
      <w:bookmarkStart w:id="212" w:name="_Toc367348335"/>
      <w:r>
        <w:t>EMS Input Objects</w:t>
      </w:r>
      <w:bookmarkEnd w:id="212"/>
      <w:r>
        <w:t xml:space="preserve"> </w:t>
      </w:r>
    </w:p>
    <w:p w:rsidR="00301E09" w:rsidRDefault="00301E09" w:rsidP="00EC6619">
      <w:pPr>
        <w:pStyle w:val="BodyText"/>
      </w:pPr>
      <w:r>
        <w:t>The main input objects that implement this example of plant loop control are listed below and are included in the example file called “EMS</w:t>
      </w:r>
      <w:r w:rsidRPr="00BB5070">
        <w:t>PlantLoopOverrideControl.idf</w:t>
      </w:r>
      <w:r>
        <w:t>.”  The addition of the EMS objects properly shuts down the loop as the outdoor temperature go below the transition value, and the simulation error file shows no warnings for the tower outlet temperature.</w:t>
      </w:r>
    </w:p>
    <w:p w:rsidR="00301E09" w:rsidRDefault="00301E09" w:rsidP="006C1090">
      <w:pPr>
        <w:pStyle w:val="CodeIDDSamples"/>
      </w:pPr>
      <w:r w:rsidRPr="00FD1F5F">
        <w:t xml:space="preserve">  </w:t>
      </w:r>
      <w:r>
        <w:t xml:space="preserve">  EnergyManagementSystem:Sensor,</w:t>
      </w:r>
    </w:p>
    <w:p w:rsidR="00301E09" w:rsidRDefault="00301E09" w:rsidP="006C1090">
      <w:pPr>
        <w:pStyle w:val="CodeIDDSamples"/>
      </w:pPr>
      <w:r>
        <w:t xml:space="preserve">    OutdoorTemp,         !- Name</w:t>
      </w:r>
    </w:p>
    <w:p w:rsidR="00301E09" w:rsidRDefault="00301E09" w:rsidP="006C1090">
      <w:pPr>
        <w:pStyle w:val="CodeIDDSamples"/>
      </w:pPr>
      <w:r>
        <w:t xml:space="preserve">    Environment,         !- Output:Variable Index Key Name</w:t>
      </w:r>
    </w:p>
    <w:p w:rsidR="00301E09" w:rsidRDefault="00301E09" w:rsidP="006C1090">
      <w:pPr>
        <w:pStyle w:val="CodeIDDSamples"/>
      </w:pPr>
      <w:r>
        <w:t xml:space="preserve">    </w:t>
      </w:r>
      <w:r w:rsidR="00725B9E">
        <w:t xml:space="preserve">Site </w:t>
      </w:r>
      <w:r>
        <w:t xml:space="preserve">Outdoor </w:t>
      </w:r>
      <w:r w:rsidR="00725B9E">
        <w:t xml:space="preserve">Air </w:t>
      </w:r>
      <w:r>
        <w:t>Dry</w:t>
      </w:r>
      <w:r w:rsidR="00725B9E">
        <w:t>b</w:t>
      </w:r>
      <w:r>
        <w:t>ulb</w:t>
      </w:r>
      <w:r w:rsidR="00725B9E">
        <w:t xml:space="preserve"> Temperature</w:t>
      </w:r>
      <w:r>
        <w:t>;    !- Output:Variable Name</w:t>
      </w:r>
    </w:p>
    <w:p w:rsidR="00301E09" w:rsidRDefault="00301E09" w:rsidP="006C1090">
      <w:pPr>
        <w:pStyle w:val="CodeIDDSamples"/>
      </w:pPr>
    </w:p>
    <w:p w:rsidR="00301E09" w:rsidRDefault="00301E09" w:rsidP="006C1090">
      <w:pPr>
        <w:pStyle w:val="CodeIDDSamples"/>
      </w:pPr>
      <w:r>
        <w:t xml:space="preserve">  EnergyManagementSystem:Actuator,</w:t>
      </w:r>
    </w:p>
    <w:p w:rsidR="00301E09" w:rsidRDefault="00301E09" w:rsidP="006C1090">
      <w:pPr>
        <w:pStyle w:val="CodeIDDSamples"/>
      </w:pPr>
      <w:r>
        <w:t xml:space="preserve">    Actuator_Loop,       !- Name</w:t>
      </w:r>
    </w:p>
    <w:p w:rsidR="00301E09" w:rsidRDefault="00301E09" w:rsidP="006C1090">
      <w:pPr>
        <w:pStyle w:val="CodeIDDSamples"/>
      </w:pPr>
      <w:r>
        <w:t xml:space="preserve">    Chiller Plant Condenser Loop, !- Actuated Component Unique Name</w:t>
      </w:r>
    </w:p>
    <w:p w:rsidR="00301E09" w:rsidRDefault="00301E09" w:rsidP="006C1090">
      <w:pPr>
        <w:pStyle w:val="CodeIDDSamples"/>
      </w:pPr>
      <w:r>
        <w:t xml:space="preserve">    Plant Loop Overall,  !- Actuated Component Type</w:t>
      </w:r>
    </w:p>
    <w:p w:rsidR="00301E09" w:rsidRDefault="00301E09" w:rsidP="006C1090">
      <w:pPr>
        <w:pStyle w:val="CodeIDDSamples"/>
      </w:pPr>
      <w:r>
        <w:t xml:space="preserve">    On/Off Supervisory;  !- Actuated Component Control Type</w:t>
      </w:r>
    </w:p>
    <w:p w:rsidR="00301E09" w:rsidRDefault="00301E09" w:rsidP="006C1090">
      <w:pPr>
        <w:pStyle w:val="CodeIDDSamples"/>
      </w:pPr>
    </w:p>
    <w:p w:rsidR="00301E09" w:rsidRDefault="00301E09" w:rsidP="006C1090">
      <w:pPr>
        <w:pStyle w:val="CodeIDDSamples"/>
      </w:pPr>
      <w:r>
        <w:t xml:space="preserve">  EnergyManagementSystem:Actuator,</w:t>
      </w:r>
    </w:p>
    <w:p w:rsidR="00301E09" w:rsidRDefault="00301E09" w:rsidP="006C1090">
      <w:pPr>
        <w:pStyle w:val="CodeIDDSamples"/>
      </w:pPr>
      <w:r>
        <w:t xml:space="preserve">    PumpFlowOverride,    !- Name</w:t>
      </w:r>
    </w:p>
    <w:p w:rsidR="00301E09" w:rsidRDefault="00301E09" w:rsidP="006C1090">
      <w:pPr>
        <w:pStyle w:val="CodeIDDSamples"/>
      </w:pPr>
      <w:r>
        <w:t xml:space="preserve">    Chiller Plant Cnd Circ Pump,  !- Actuated Component Unique Name</w:t>
      </w:r>
    </w:p>
    <w:p w:rsidR="00301E09" w:rsidRDefault="00301E09" w:rsidP="006C1090">
      <w:pPr>
        <w:pStyle w:val="CodeIDDSamples"/>
      </w:pPr>
      <w:r>
        <w:t xml:space="preserve">    Pump,                !- Actuated Component Type</w:t>
      </w:r>
    </w:p>
    <w:p w:rsidR="00301E09" w:rsidRDefault="00301E09" w:rsidP="006C1090">
      <w:pPr>
        <w:pStyle w:val="CodeIDDSamples"/>
      </w:pPr>
      <w:r>
        <w:t xml:space="preserve">    Pump Mass Flow Rate; !- Actuated Component Control Type  </w:t>
      </w:r>
    </w:p>
    <w:p w:rsidR="00301E09" w:rsidRDefault="00301E09" w:rsidP="006C1090">
      <w:pPr>
        <w:pStyle w:val="CodeIDDSamples"/>
      </w:pPr>
      <w:r>
        <w:t xml:space="preserve">    </w:t>
      </w:r>
    </w:p>
    <w:p w:rsidR="00301E09" w:rsidRDefault="00301E09" w:rsidP="006C1090">
      <w:pPr>
        <w:pStyle w:val="CodeIDDSamples"/>
      </w:pPr>
      <w:r>
        <w:t xml:space="preserve">  EnergyManagementSystem:GlobalVariable,</w:t>
      </w:r>
    </w:p>
    <w:p w:rsidR="00301E09" w:rsidRDefault="00301E09" w:rsidP="006C1090">
      <w:pPr>
        <w:pStyle w:val="CodeIDDSamples"/>
      </w:pPr>
      <w:r>
        <w:t xml:space="preserve">    PumpFlowOverrideReport;</w:t>
      </w:r>
    </w:p>
    <w:p w:rsidR="00301E09" w:rsidRDefault="00301E09" w:rsidP="006C1090">
      <w:pPr>
        <w:pStyle w:val="CodeIDDSamples"/>
      </w:pPr>
      <w:r>
        <w:t xml:space="preserve">  </w:t>
      </w:r>
    </w:p>
    <w:p w:rsidR="00301E09" w:rsidRDefault="00301E09" w:rsidP="006C1090">
      <w:pPr>
        <w:pStyle w:val="CodeIDDSamples"/>
      </w:pPr>
      <w:r>
        <w:t xml:space="preserve">  EnergyManagementSystem:OutputVariable,</w:t>
      </w:r>
    </w:p>
    <w:p w:rsidR="00301E09" w:rsidRDefault="00301E09" w:rsidP="006C1090">
      <w:pPr>
        <w:pStyle w:val="CodeIDDSamples"/>
      </w:pPr>
      <w:r>
        <w:t xml:space="preserve">    EMS Condenser Flow Override On [On/Off], !- Name</w:t>
      </w:r>
    </w:p>
    <w:p w:rsidR="00301E09" w:rsidRDefault="00301E09" w:rsidP="006C1090">
      <w:pPr>
        <w:pStyle w:val="CodeIDDSamples"/>
      </w:pPr>
      <w:r>
        <w:t xml:space="preserve">    PumpFlowOverrideReport,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SystemTimeStep;      !- Update Frequency </w:t>
      </w:r>
    </w:p>
    <w:p w:rsidR="00301E09" w:rsidRDefault="00301E09" w:rsidP="006C1090">
      <w:pPr>
        <w:pStyle w:val="CodeIDDSamples"/>
      </w:pPr>
    </w:p>
    <w:p w:rsidR="00301E09" w:rsidRPr="00EC6619" w:rsidRDefault="00301E09" w:rsidP="006C1090">
      <w:pPr>
        <w:pStyle w:val="CodeIDDSamples"/>
      </w:pPr>
    </w:p>
    <w:p w:rsidR="00301E09" w:rsidRDefault="00301E09" w:rsidP="006C1090">
      <w:pPr>
        <w:pStyle w:val="CodeIDDSamples"/>
      </w:pPr>
      <w:r>
        <w:t xml:space="preserve">    </w:t>
      </w: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Condenser OnOff Management,</w:t>
      </w:r>
    </w:p>
    <w:p w:rsidR="00301E09" w:rsidRDefault="00301E09" w:rsidP="006C1090">
      <w:pPr>
        <w:pStyle w:val="CodeIDDSamples"/>
      </w:pPr>
      <w:r>
        <w:t xml:space="preserve">    InsideHVACSystemIterationLoop,</w:t>
      </w:r>
    </w:p>
    <w:p w:rsidR="00301E09" w:rsidRDefault="00301E09" w:rsidP="006C1090">
      <w:pPr>
        <w:pStyle w:val="CodeIDDSamples"/>
      </w:pPr>
      <w:r>
        <w:t xml:space="preserve">    TowerControl;    </w:t>
      </w:r>
    </w:p>
    <w:p w:rsidR="00301E09" w:rsidRDefault="00301E09" w:rsidP="006C1090">
      <w:pPr>
        <w:pStyle w:val="CodeIDDSamples"/>
      </w:pPr>
    </w:p>
    <w:p w:rsidR="00301E09" w:rsidRDefault="00301E09" w:rsidP="006C1090">
      <w:pPr>
        <w:pStyle w:val="CodeIDDSamples"/>
      </w:pPr>
      <w:r>
        <w:t xml:space="preserve">  EnergyManagementSystem:Program,</w:t>
      </w:r>
    </w:p>
    <w:p w:rsidR="00301E09" w:rsidRDefault="00301E09" w:rsidP="006C1090">
      <w:pPr>
        <w:pStyle w:val="CodeIDDSamples"/>
      </w:pPr>
      <w:r>
        <w:t xml:space="preserve">    TowerControl,</w:t>
      </w:r>
    </w:p>
    <w:p w:rsidR="00301E09" w:rsidRDefault="00301E09" w:rsidP="006C1090">
      <w:pPr>
        <w:pStyle w:val="CodeIDDSamples"/>
      </w:pPr>
      <w:r>
        <w:t xml:space="preserve">    IF (OutdoorTemp &lt; 6.0),</w:t>
      </w:r>
    </w:p>
    <w:p w:rsidR="00301E09" w:rsidRDefault="00301E09" w:rsidP="006C1090">
      <w:pPr>
        <w:pStyle w:val="CodeIDDSamples"/>
      </w:pPr>
      <w:r>
        <w:t xml:space="preserve">      SET Actuator_Loop = 0.0,</w:t>
      </w:r>
    </w:p>
    <w:p w:rsidR="00301E09" w:rsidRDefault="00301E09" w:rsidP="006C1090">
      <w:pPr>
        <w:pStyle w:val="CodeIDDSamples"/>
      </w:pPr>
      <w:r>
        <w:t xml:space="preserve">      SET PumpFlowOverride = 0.0,</w:t>
      </w:r>
    </w:p>
    <w:p w:rsidR="00301E09" w:rsidRDefault="00301E09" w:rsidP="006C1090">
      <w:pPr>
        <w:pStyle w:val="CodeIDDSamples"/>
      </w:pPr>
      <w:r>
        <w:t xml:space="preserve">      SET PumpFlowOverrideReport = 1.0, </w:t>
      </w:r>
    </w:p>
    <w:p w:rsidR="00301E09" w:rsidRDefault="00301E09" w:rsidP="006C1090">
      <w:pPr>
        <w:pStyle w:val="CodeIDDSamples"/>
      </w:pPr>
      <w:r>
        <w:t xml:space="preserve">    ELSE,</w:t>
      </w:r>
    </w:p>
    <w:p w:rsidR="00301E09" w:rsidRDefault="00301E09" w:rsidP="006C1090">
      <w:pPr>
        <w:pStyle w:val="CodeIDDSamples"/>
      </w:pPr>
      <w:r>
        <w:t xml:space="preserve">      SET Actuator_Loop = Null,</w:t>
      </w:r>
    </w:p>
    <w:p w:rsidR="00301E09" w:rsidRDefault="00301E09" w:rsidP="006C1090">
      <w:pPr>
        <w:pStyle w:val="CodeIDDSamples"/>
      </w:pPr>
      <w:r>
        <w:t xml:space="preserve">      SET PumpFlowOverride = Null,</w:t>
      </w:r>
    </w:p>
    <w:p w:rsidR="00301E09" w:rsidRDefault="00301E09" w:rsidP="006C1090">
      <w:pPr>
        <w:pStyle w:val="CodeIDDSamples"/>
      </w:pPr>
      <w:r>
        <w:t xml:space="preserve">      SET PumpFlowOverrideReport = 0.0,      </w:t>
      </w:r>
    </w:p>
    <w:p w:rsidR="00301E09" w:rsidRDefault="00301E09" w:rsidP="006C1090">
      <w:pPr>
        <w:pStyle w:val="CodeIDDSamples"/>
      </w:pPr>
      <w:r>
        <w:t xml:space="preserve">    ENDIF;    </w:t>
      </w:r>
    </w:p>
    <w:p w:rsidR="00301E09" w:rsidRDefault="00301E09" w:rsidP="006C1090">
      <w:pPr>
        <w:pStyle w:val="CodeIDDSamples"/>
      </w:pPr>
      <w:r>
        <w:t xml:space="preserve"> </w:t>
      </w:r>
    </w:p>
    <w:p w:rsidR="00301E09" w:rsidRDefault="00301E09" w:rsidP="006C1090">
      <w:pPr>
        <w:pStyle w:val="CodeIDDSamples"/>
      </w:pPr>
      <w:r>
        <w:t xml:space="preserve">  Output:Variable,</w:t>
      </w:r>
    </w:p>
    <w:p w:rsidR="00301E09" w:rsidRDefault="00301E09" w:rsidP="006C1090">
      <w:pPr>
        <w:pStyle w:val="CodeIDDSamples"/>
      </w:pPr>
      <w:r>
        <w:t xml:space="preserve">    *,</w:t>
      </w:r>
    </w:p>
    <w:p w:rsidR="00301E09" w:rsidRDefault="00301E09" w:rsidP="006C1090">
      <w:pPr>
        <w:pStyle w:val="CodeIDDSamples"/>
      </w:pPr>
      <w:r>
        <w:t xml:space="preserve">    EMS Condenser Flow Override On,</w:t>
      </w:r>
    </w:p>
    <w:p w:rsidR="00301E09" w:rsidRDefault="00301E09" w:rsidP="006C1090">
      <w:pPr>
        <w:pStyle w:val="CodeIDDSamples"/>
      </w:pPr>
      <w:r>
        <w:t xml:space="preserve">    Hourly;</w:t>
      </w:r>
      <w:r w:rsidRPr="00FD1F5F">
        <w:t xml:space="preserve">    </w:t>
      </w:r>
    </w:p>
    <w:p w:rsidR="00301E09" w:rsidRDefault="00301E09" w:rsidP="006B3D3E">
      <w:pPr>
        <w:pStyle w:val="Heading2"/>
      </w:pPr>
      <w:bookmarkStart w:id="213" w:name="_Toc269717427"/>
      <w:bookmarkStart w:id="214" w:name="_Toc367348336"/>
      <w:r>
        <w:t>Example 11. Performance Curve Result Override</w:t>
      </w:r>
      <w:bookmarkEnd w:id="213"/>
      <w:bookmarkEnd w:id="214"/>
    </w:p>
    <w:p w:rsidR="00301E09" w:rsidRDefault="00301E09" w:rsidP="006B3D3E">
      <w:pPr>
        <w:pStyle w:val="Heading3"/>
      </w:pPr>
      <w:bookmarkStart w:id="215" w:name="_Toc269717428"/>
      <w:bookmarkStart w:id="216" w:name="_Toc367348337"/>
      <w:r>
        <w:t>Problem Statement</w:t>
      </w:r>
      <w:bookmarkEnd w:id="215"/>
      <w:bookmarkEnd w:id="216"/>
    </w:p>
    <w:p w:rsidR="00301E09" w:rsidRDefault="00301E09" w:rsidP="006B3D3E">
      <w:pPr>
        <w:pStyle w:val="BodyText"/>
      </w:pPr>
      <w:r>
        <w:t>The output of EnergyPlus performance curves (or tables) can be modified as necessary to simulate hardware or controls that cannot be accurately realized using a single performance curve. This example describes a method for modifying the capacity of a DX cooling coil via the DX coil objects Total Cooling Capacity Function of Temperature performance curve object.</w:t>
      </w:r>
    </w:p>
    <w:p w:rsidR="00301E09" w:rsidRPr="001A46CD" w:rsidRDefault="00301E09" w:rsidP="006B3D3E">
      <w:pPr>
        <w:pStyle w:val="BodyText"/>
      </w:pPr>
      <w:r>
        <w:t>A particular manufacturer controls the DX cooling coil such that the capacity of the coil changes at 31</w:t>
      </w:r>
      <w:r>
        <w:rPr>
          <w:rFonts w:cs="Arial"/>
        </w:rPr>
        <w:t>°</w:t>
      </w:r>
      <w:r>
        <w:t>C outdoor air dry-bulb temperature. The following EMS program logic will calculate alternate inputs for cooling coil capacity and over-write the existing performance curve results.</w:t>
      </w:r>
    </w:p>
    <w:p w:rsidR="00301E09" w:rsidRDefault="00301E09" w:rsidP="006B3D3E">
      <w:pPr>
        <w:pStyle w:val="Heading3"/>
      </w:pPr>
      <w:bookmarkStart w:id="217" w:name="_Toc269717429"/>
      <w:bookmarkStart w:id="218" w:name="_Toc367348338"/>
      <w:r>
        <w:t>EMS Design Discussion</w:t>
      </w:r>
      <w:bookmarkEnd w:id="217"/>
      <w:bookmarkEnd w:id="218"/>
    </w:p>
    <w:p w:rsidR="00301E09" w:rsidRDefault="00301E09" w:rsidP="006B3D3E">
      <w:pPr>
        <w:pStyle w:val="BodyText"/>
      </w:pPr>
      <w:r>
        <w:t>For this example, we will start with the equation for cooling capacity of the DX coil object (ref. Coil:Cooling:DX:SingleSpeed). From the engineering reference, the equation used to calculate the cooling capacity is:</w:t>
      </w:r>
    </w:p>
    <w:p w:rsidR="00301E09" w:rsidRDefault="008C34E0" w:rsidP="006B3D3E">
      <w:pPr>
        <w:pStyle w:val="Equation"/>
      </w:pPr>
      <w:r>
        <w:rPr>
          <w:noProof/>
        </w:rPr>
        <w:drawing>
          <wp:inline distT="0" distB="0" distL="0" distR="0">
            <wp:extent cx="48387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304800"/>
                    </a:xfrm>
                    <a:prstGeom prst="rect">
                      <a:avLst/>
                    </a:prstGeom>
                    <a:noFill/>
                    <a:ln>
                      <a:noFill/>
                    </a:ln>
                  </pic:spPr>
                </pic:pic>
              </a:graphicData>
            </a:graphic>
          </wp:inline>
        </w:drawing>
      </w:r>
    </w:p>
    <w:p w:rsidR="00301E09" w:rsidRDefault="00301E09" w:rsidP="006B3D3E">
      <w:pPr>
        <w:pStyle w:val="BodyText"/>
      </w:pPr>
      <w:r>
        <w:t>The first term (T</w:t>
      </w:r>
      <w:r w:rsidRPr="002C0CA8">
        <w:rPr>
          <w:sz w:val="16"/>
        </w:rPr>
        <w:t>wb,i</w:t>
      </w:r>
      <w:r>
        <w:t>) refers to the cooling coil inlet air wet-bulb temperature and the second (Tc,i) refers to the outdoor condenser inlet air dry-bulb temperature. Using the EMS, a new total capacity as a function of temperature value will be calculated and used during the simulation. The Energyplus input objects for the cooling coil capacity curve, the associated outdoor air mixer object, and the original cooling capacity performance curve are shown here.</w:t>
      </w:r>
    </w:p>
    <w:p w:rsidR="00301E09" w:rsidRDefault="00301E09" w:rsidP="006C1090">
      <w:pPr>
        <w:pStyle w:val="CodeIDDSamples"/>
      </w:pPr>
      <w:r>
        <w:t xml:space="preserve">  Coil:Cooling:DX:SingleSpeed,</w:t>
      </w:r>
    </w:p>
    <w:p w:rsidR="00301E09" w:rsidRDefault="00301E09" w:rsidP="006C1090">
      <w:pPr>
        <w:pStyle w:val="CodeIDDSamples"/>
      </w:pPr>
      <w:r>
        <w:t xml:space="preserve">    Zone1PTHPDXCoolCoil,     !- Name</w:t>
      </w:r>
    </w:p>
    <w:p w:rsidR="00301E09" w:rsidRDefault="00301E09" w:rsidP="006C1090">
      <w:pPr>
        <w:pStyle w:val="CodeIDDSamples"/>
      </w:pPr>
      <w:r>
        <w:t xml:space="preserve">    CoolingCoilAvailSched,   !- Availability Schedule Name</w:t>
      </w:r>
    </w:p>
    <w:p w:rsidR="00301E09" w:rsidRDefault="00301E09" w:rsidP="006C1090">
      <w:pPr>
        <w:pStyle w:val="CodeIDDSamples"/>
      </w:pPr>
      <w:r>
        <w:t xml:space="preserve">    8750.0,                  !- Rated Total Cooling Capacity {W}</w:t>
      </w:r>
    </w:p>
    <w:p w:rsidR="00301E09" w:rsidRDefault="00301E09" w:rsidP="006C1090">
      <w:pPr>
        <w:pStyle w:val="CodeIDDSamples"/>
      </w:pPr>
      <w:r>
        <w:t xml:space="preserve">    0.75,                    !- Rated Sensible Heat Ratio</w:t>
      </w:r>
    </w:p>
    <w:p w:rsidR="00301E09" w:rsidRDefault="00301E09" w:rsidP="006C1090">
      <w:pPr>
        <w:pStyle w:val="CodeIDDSamples"/>
      </w:pPr>
      <w:r>
        <w:t xml:space="preserve">    3.0,                     !- Rated COP</w:t>
      </w:r>
    </w:p>
    <w:p w:rsidR="00301E09" w:rsidRDefault="00301E09" w:rsidP="006C1090">
      <w:pPr>
        <w:pStyle w:val="CodeIDDSamples"/>
      </w:pPr>
      <w:r>
        <w:lastRenderedPageBreak/>
        <w:t xml:space="preserve">    0.5,                     !- Rated Air Flow Rate {m3/s}</w:t>
      </w:r>
    </w:p>
    <w:p w:rsidR="00301E09" w:rsidRDefault="00301E09" w:rsidP="006C1090">
      <w:pPr>
        <w:pStyle w:val="CodeIDDSamples"/>
      </w:pPr>
      <w:r>
        <w:t xml:space="preserve">    ,          </w:t>
      </w:r>
      <w:r w:rsidR="00725B9E">
        <w:t>!</w:t>
      </w:r>
      <w:r>
        <w:t>- Rated Evaporator Fan Power Per Volume Flow Rate {W/(m3/s)}</w:t>
      </w:r>
    </w:p>
    <w:p w:rsidR="00301E09" w:rsidRDefault="00301E09" w:rsidP="006C1090">
      <w:pPr>
        <w:pStyle w:val="CodeIDDSamples"/>
      </w:pPr>
      <w:r>
        <w:t xml:space="preserve">    Zone1PTHPFanOutletNode,  !- Air Inlet Node Name</w:t>
      </w:r>
    </w:p>
    <w:p w:rsidR="00301E09" w:rsidRDefault="00301E09" w:rsidP="006C1090">
      <w:pPr>
        <w:pStyle w:val="CodeIDDSamples"/>
      </w:pPr>
      <w:r>
        <w:t xml:space="preserve">    Zone1PTHPDXCoolCoilOutletNode,  !- Air Outlet Node Name</w:t>
      </w:r>
    </w:p>
    <w:p w:rsidR="00301E09" w:rsidRDefault="00301E09" w:rsidP="006C1090">
      <w:pPr>
        <w:pStyle w:val="CodeIDDSamples"/>
      </w:pPr>
      <w:r>
        <w:t xml:space="preserve">    HPACCoolCapFT,    !- Total Cooling Capacity </w:t>
      </w:r>
      <w:r w:rsidR="00725B9E">
        <w:t>f(</w:t>
      </w:r>
      <w:r>
        <w:t>Temperature</w:t>
      </w:r>
      <w:r w:rsidR="00725B9E">
        <w:t>)</w:t>
      </w:r>
      <w:r>
        <w:t xml:space="preserve"> Curve Name</w:t>
      </w:r>
    </w:p>
    <w:p w:rsidR="00301E09" w:rsidRDefault="00301E09" w:rsidP="006C1090">
      <w:pPr>
        <w:pStyle w:val="CodeIDDSamples"/>
      </w:pPr>
      <w:r>
        <w:t xml:space="preserve">    HPACCoolCapFFF,   !- Total Cooling Capacity </w:t>
      </w:r>
      <w:r w:rsidR="00725B9E">
        <w:t>f(</w:t>
      </w:r>
      <w:r>
        <w:t>Flow Fraction</w:t>
      </w:r>
      <w:r w:rsidR="00725B9E">
        <w:t>)</w:t>
      </w:r>
      <w:r>
        <w:t xml:space="preserve"> Curve Name</w:t>
      </w:r>
    </w:p>
    <w:p w:rsidR="00301E09" w:rsidRDefault="00301E09" w:rsidP="006C1090">
      <w:pPr>
        <w:pStyle w:val="CodeIDDSamples"/>
      </w:pPr>
      <w:r>
        <w:t xml:space="preserve">    HPACEIRFT,        !- Energy Input Ratio </w:t>
      </w:r>
      <w:r w:rsidR="00725B9E">
        <w:t>f(</w:t>
      </w:r>
      <w:r>
        <w:t>Temperature</w:t>
      </w:r>
      <w:r w:rsidR="00725B9E">
        <w:t>)</w:t>
      </w:r>
      <w:r>
        <w:t xml:space="preserve"> Curve Name</w:t>
      </w:r>
    </w:p>
    <w:p w:rsidR="00301E09" w:rsidRDefault="00301E09" w:rsidP="006C1090">
      <w:pPr>
        <w:pStyle w:val="CodeIDDSamples"/>
      </w:pPr>
      <w:r>
        <w:t xml:space="preserve">    HPACEIRFFF,       !- Energy Input Ratio </w:t>
      </w:r>
      <w:r w:rsidR="00725B9E">
        <w:t>f(</w:t>
      </w:r>
      <w:r>
        <w:t>Flow Fraction</w:t>
      </w:r>
      <w:r w:rsidR="00725B9E">
        <w:t>)</w:t>
      </w:r>
      <w:r>
        <w:t xml:space="preserve"> Curve Name</w:t>
      </w:r>
    </w:p>
    <w:p w:rsidR="00301E09" w:rsidRDefault="00301E09" w:rsidP="006C1090">
      <w:pPr>
        <w:pStyle w:val="CodeIDDSamples"/>
      </w:pPr>
      <w:r>
        <w:t xml:space="preserve">    HPACPLFFPLR;      !- Part Load Fraction Correlation Curve Name</w:t>
      </w:r>
    </w:p>
    <w:p w:rsidR="00301E09" w:rsidRDefault="00301E09" w:rsidP="006C1090">
      <w:pPr>
        <w:pStyle w:val="CodeIDDSamples"/>
        <w:rPr>
          <w:rFonts w:cs="Courier New"/>
        </w:rPr>
      </w:pPr>
    </w:p>
    <w:p w:rsidR="00301E09" w:rsidRDefault="00301E09" w:rsidP="006C1090">
      <w:pPr>
        <w:pStyle w:val="CodeIDDSamples"/>
        <w:rPr>
          <w:rFonts w:cs="Courier New"/>
        </w:rPr>
      </w:pPr>
      <w:r>
        <w:rPr>
          <w:rFonts w:cs="Courier New"/>
        </w:rPr>
        <w:t xml:space="preserve">  OutdoorAir:Mixer,</w:t>
      </w:r>
    </w:p>
    <w:p w:rsidR="00301E09" w:rsidRDefault="00301E09" w:rsidP="006C1090">
      <w:pPr>
        <w:pStyle w:val="CodeIDDSamples"/>
        <w:rPr>
          <w:rFonts w:cs="Courier New"/>
        </w:rPr>
      </w:pPr>
      <w:r>
        <w:rPr>
          <w:rFonts w:cs="Courier New"/>
        </w:rPr>
        <w:t xml:space="preserve">    Zone1PTHPOAMixer,        !- Name</w:t>
      </w:r>
    </w:p>
    <w:p w:rsidR="00301E09" w:rsidRDefault="00301E09" w:rsidP="006C1090">
      <w:pPr>
        <w:pStyle w:val="CodeIDDSamples"/>
        <w:rPr>
          <w:rFonts w:cs="Courier New"/>
        </w:rPr>
      </w:pPr>
      <w:r>
        <w:rPr>
          <w:rFonts w:cs="Courier New"/>
        </w:rPr>
        <w:t xml:space="preserve">    Zone1PTHPOAMixerOutletNode,  !- Mixed Air Node Name</w:t>
      </w:r>
    </w:p>
    <w:p w:rsidR="00301E09" w:rsidRDefault="00301E09" w:rsidP="006C1090">
      <w:pPr>
        <w:pStyle w:val="CodeIDDSamples"/>
        <w:rPr>
          <w:rFonts w:cs="Courier New"/>
        </w:rPr>
      </w:pPr>
      <w:r>
        <w:rPr>
          <w:rFonts w:cs="Courier New"/>
        </w:rPr>
        <w:t xml:space="preserve">    Zone1PTHPOAInNode,       !- Outdoor Air Stream Node Name</w:t>
      </w:r>
    </w:p>
    <w:p w:rsidR="00301E09" w:rsidRDefault="00301E09" w:rsidP="006C1090">
      <w:pPr>
        <w:pStyle w:val="CodeIDDSamples"/>
        <w:rPr>
          <w:rFonts w:cs="Courier New"/>
        </w:rPr>
      </w:pPr>
      <w:r>
        <w:rPr>
          <w:rFonts w:cs="Courier New"/>
        </w:rPr>
        <w:t xml:space="preserve">    Zone1PTHPExhNode,        !- Relief Air Stream Node Name</w:t>
      </w:r>
    </w:p>
    <w:p w:rsidR="00301E09" w:rsidRDefault="00301E09" w:rsidP="006C1090">
      <w:pPr>
        <w:pStyle w:val="CodeIDDSamples"/>
        <w:rPr>
          <w:rFonts w:cs="Courier New"/>
        </w:rPr>
      </w:pPr>
      <w:r>
        <w:rPr>
          <w:rFonts w:cs="Courier New"/>
        </w:rPr>
        <w:t xml:space="preserve">    Zone1PTHPAirInletNode;   !- Return Air Stream Node Name</w:t>
      </w:r>
    </w:p>
    <w:p w:rsidR="00301E09" w:rsidRDefault="00301E09" w:rsidP="006C1090">
      <w:pPr>
        <w:pStyle w:val="CodeIDDSamples"/>
      </w:pPr>
    </w:p>
    <w:p w:rsidR="00301E09" w:rsidRDefault="00301E09" w:rsidP="006C1090">
      <w:pPr>
        <w:pStyle w:val="CodeIDDSamples"/>
        <w:rPr>
          <w:rFonts w:cs="Courier New"/>
        </w:rPr>
      </w:pPr>
      <w:r>
        <w:rPr>
          <w:rFonts w:cs="Courier New"/>
        </w:rPr>
        <w:t xml:space="preserve">  Curve:Biquadratic,</w:t>
      </w:r>
    </w:p>
    <w:p w:rsidR="00301E09" w:rsidRDefault="00301E09" w:rsidP="006C1090">
      <w:pPr>
        <w:pStyle w:val="CodeIDDSamples"/>
        <w:rPr>
          <w:rFonts w:cs="Courier New"/>
        </w:rPr>
      </w:pPr>
      <w:r>
        <w:rPr>
          <w:rFonts w:cs="Courier New"/>
        </w:rPr>
        <w:t xml:space="preserve">    HPACCoolCapFT,           !- Name</w:t>
      </w:r>
    </w:p>
    <w:p w:rsidR="00301E09" w:rsidRDefault="00301E09" w:rsidP="006C1090">
      <w:pPr>
        <w:pStyle w:val="CodeIDDSamples"/>
        <w:rPr>
          <w:rFonts w:cs="Courier New"/>
        </w:rPr>
      </w:pPr>
      <w:r>
        <w:rPr>
          <w:rFonts w:cs="Courier New"/>
        </w:rPr>
        <w:t xml:space="preserve">    0.942587793,             !- Coefficient1 Constant</w:t>
      </w:r>
    </w:p>
    <w:p w:rsidR="00301E09" w:rsidRDefault="00301E09" w:rsidP="006C1090">
      <w:pPr>
        <w:pStyle w:val="CodeIDDSamples"/>
        <w:rPr>
          <w:rFonts w:cs="Courier New"/>
        </w:rPr>
      </w:pPr>
      <w:r>
        <w:rPr>
          <w:rFonts w:cs="Courier New"/>
        </w:rPr>
        <w:t xml:space="preserve">    0.009543347,             !- Coefficient2 x</w:t>
      </w:r>
    </w:p>
    <w:p w:rsidR="00301E09" w:rsidRDefault="00301E09" w:rsidP="006C1090">
      <w:pPr>
        <w:pStyle w:val="CodeIDDSamples"/>
        <w:rPr>
          <w:rFonts w:cs="Courier New"/>
        </w:rPr>
      </w:pPr>
      <w:r>
        <w:rPr>
          <w:rFonts w:cs="Courier New"/>
        </w:rPr>
        <w:t xml:space="preserve">    0.000683770,             !- Coefficient3 x**2</w:t>
      </w:r>
    </w:p>
    <w:p w:rsidR="00301E09" w:rsidRDefault="00301E09" w:rsidP="006C1090">
      <w:pPr>
        <w:pStyle w:val="CodeIDDSamples"/>
        <w:rPr>
          <w:rFonts w:cs="Courier New"/>
        </w:rPr>
      </w:pPr>
      <w:r>
        <w:rPr>
          <w:rFonts w:cs="Courier New"/>
        </w:rPr>
        <w:t xml:space="preserve">    -0.011042676,            !- Coefficient4 y</w:t>
      </w:r>
    </w:p>
    <w:p w:rsidR="00301E09" w:rsidRDefault="00301E09" w:rsidP="006C1090">
      <w:pPr>
        <w:pStyle w:val="CodeIDDSamples"/>
        <w:rPr>
          <w:rFonts w:cs="Courier New"/>
        </w:rPr>
      </w:pPr>
      <w:r>
        <w:rPr>
          <w:rFonts w:cs="Courier New"/>
        </w:rPr>
        <w:t xml:space="preserve">    0.000005249,             !- Coefficient5 y**2</w:t>
      </w:r>
    </w:p>
    <w:p w:rsidR="00301E09" w:rsidRDefault="00301E09" w:rsidP="006C1090">
      <w:pPr>
        <w:pStyle w:val="CodeIDDSamples"/>
        <w:rPr>
          <w:rFonts w:cs="Courier New"/>
        </w:rPr>
      </w:pPr>
      <w:r>
        <w:rPr>
          <w:rFonts w:cs="Courier New"/>
        </w:rPr>
        <w:t xml:space="preserve">    -0.000009720,            !- Coefficient6 x*y</w:t>
      </w:r>
    </w:p>
    <w:p w:rsidR="00301E09" w:rsidRPr="004A5FC6" w:rsidRDefault="00301E09" w:rsidP="006B3D3E">
      <w:pPr>
        <w:pStyle w:val="BodyText"/>
      </w:pPr>
    </w:p>
    <w:p w:rsidR="00301E09" w:rsidRDefault="00301E09" w:rsidP="006B3D3E">
      <w:pPr>
        <w:pStyle w:val="BodyText"/>
      </w:pPr>
      <w:r>
        <w:t>Note that the Total Cooling Capacity Function of Temperature Curve Name is HPACCoolCapFT and the inlet air node for this cooling coil is Zone1PTHPFanOutletNode. From the mixer object, the outdoor air node name is Zone1PTHPOAInNode. The existing cooling capacity performance curve name is HPACCoolCapFT. These node or object names will be used in the EMS program to point to the node or object as required.</w:t>
      </w:r>
    </w:p>
    <w:p w:rsidR="00301E09" w:rsidRDefault="00301E09" w:rsidP="006B3D3E">
      <w:pPr>
        <w:pStyle w:val="Heading3"/>
      </w:pPr>
      <w:bookmarkStart w:id="219" w:name="_Toc269717430"/>
      <w:bookmarkStart w:id="220" w:name="_Toc367348339"/>
      <w:r>
        <w:t>EMS Input Objects</w:t>
      </w:r>
      <w:bookmarkEnd w:id="219"/>
      <w:bookmarkEnd w:id="220"/>
      <w:r>
        <w:t xml:space="preserve"> </w:t>
      </w:r>
    </w:p>
    <w:p w:rsidR="00301E09" w:rsidRDefault="00301E09" w:rsidP="006B3D3E">
      <w:pPr>
        <w:pStyle w:val="BodyText"/>
      </w:pPr>
      <w:r>
        <w:t>The main input objects that implement this example for over-riding a performance curve result are listed below. Note that the node wet-bulb temperature at the inlet node of the cooling coil is calculated both using the node wet-bulb temperature and the psychrometric function to calculate a wet-bulb temperature from dry-bulb temperature and humidity ratio. The node wet-bulb temperature EMS sensor is left in this example for the sole purpose of showing how to access this node variable in a direct and indirect manner.</w:t>
      </w:r>
    </w:p>
    <w:p w:rsidR="00301E09" w:rsidRDefault="00301E09" w:rsidP="006B3D3E">
      <w:pPr>
        <w:pStyle w:val="BodyText"/>
      </w:pPr>
      <w:r>
        <w:t>Referring to the cooling capacity equation above, a new equation must be developed to represent this same performance aspect of the cooling coil. Since, in this example, the cooling capacity changes at 31</w:t>
      </w:r>
      <w:r>
        <w:rPr>
          <w:rFonts w:cs="Arial"/>
        </w:rPr>
        <w:t>°</w:t>
      </w:r>
      <w:r>
        <w:t>C, one of the coefficients is modified and used in the IF block to modify the cooling capacity above and below this outdoor air temperature limit. Note also that the coefficients used in the EMS program are all positive values and the negative sign is accounted for the CurveInput equation. Also, the value of C2 was changed to a negative value to represent the change in performance at 31</w:t>
      </w:r>
      <w:r>
        <w:rPr>
          <w:rFonts w:cs="Arial"/>
        </w:rPr>
        <w:t>°</w:t>
      </w:r>
      <w:r>
        <w:t>C. To calculate the new performance curve results, EMS sensors are placed at the cooling coil air inlet node to capture air dry-bulb temperature and humidity ratio, and at the outdoor air mixer outdoor air node inlet to capture outdoor air dry-bulb temperature and pressure. The curve input equation is identical to the equation shown above except that 1) the equation coefficients are all positive and any negative coefficients are accounted for in the equation itself, and 2) alternate coefficients (actually only C2a in this example) are used for the second equation. The results of this example show a marked difference in the cooling capacity above 31</w:t>
      </w:r>
      <w:r>
        <w:rPr>
          <w:rFonts w:cs="Arial"/>
        </w:rPr>
        <w:t>°</w:t>
      </w:r>
      <w:r>
        <w:t>C.</w:t>
      </w:r>
    </w:p>
    <w:p w:rsidR="00301E09" w:rsidRDefault="00301E09" w:rsidP="006B3D3E">
      <w:pPr>
        <w:pStyle w:val="BodyText"/>
      </w:pPr>
    </w:p>
    <w:p w:rsidR="00301E09" w:rsidRDefault="00301E09" w:rsidP="00725B9E">
      <w:pPr>
        <w:pStyle w:val="IDDDefinition"/>
      </w:pPr>
      <w:r>
        <w:lastRenderedPageBreak/>
        <w:t xml:space="preserve">  EnergyManagementSystem:ProgramCallingManager,</w:t>
      </w:r>
    </w:p>
    <w:p w:rsidR="00301E09" w:rsidRDefault="00301E09" w:rsidP="00725B9E">
      <w:pPr>
        <w:pStyle w:val="IDDDefinition"/>
      </w:pPr>
      <w:r>
        <w:t xml:space="preserve">    EMSBasedCurveManager,  !- Name</w:t>
      </w:r>
    </w:p>
    <w:p w:rsidR="00301E09" w:rsidRDefault="00301E09" w:rsidP="00725B9E">
      <w:pPr>
        <w:pStyle w:val="IDDDefinition"/>
      </w:pPr>
      <w:r>
        <w:t xml:space="preserve">    AfterPredictorBeforeHVACManagers,  !- EnergyPlus Model Calling Point</w:t>
      </w:r>
    </w:p>
    <w:p w:rsidR="00301E09" w:rsidRDefault="00301E09" w:rsidP="00725B9E">
      <w:pPr>
        <w:pStyle w:val="IDDDefinition"/>
      </w:pPr>
      <w:r>
        <w:t xml:space="preserve">    CurveOverwriteMGR;     !- Program Name 1</w:t>
      </w:r>
    </w:p>
    <w:p w:rsidR="00301E09" w:rsidRDefault="00301E09" w:rsidP="00725B9E">
      <w:pPr>
        <w:pStyle w:val="IDDDefinition"/>
      </w:pPr>
    </w:p>
    <w:p w:rsidR="00301E09" w:rsidRDefault="00301E09" w:rsidP="00725B9E">
      <w:pPr>
        <w:pStyle w:val="IDDDefinition"/>
      </w:pPr>
      <w:r>
        <w:t xml:space="preserve">  EnergyManagementSystem:Program,</w:t>
      </w:r>
    </w:p>
    <w:p w:rsidR="00301E09" w:rsidRDefault="00301E09" w:rsidP="00725B9E">
      <w:pPr>
        <w:pStyle w:val="IDDDefinition"/>
      </w:pPr>
      <w:r>
        <w:t xml:space="preserve">    CurveOverwriteMGR,</w:t>
      </w:r>
    </w:p>
    <w:p w:rsidR="00301E09" w:rsidRDefault="00301E09" w:rsidP="00725B9E">
      <w:pPr>
        <w:pStyle w:val="IDDDefinition"/>
      </w:pPr>
      <w:r>
        <w:t xml:space="preserve">    SET TTmp = CoilInletDBT,</w:t>
      </w:r>
    </w:p>
    <w:p w:rsidR="00301E09" w:rsidRDefault="00301E09" w:rsidP="00725B9E">
      <w:pPr>
        <w:pStyle w:val="IDDDefinition"/>
      </w:pPr>
      <w:r>
        <w:t xml:space="preserve">    SET WTmp = CoilInletW,</w:t>
      </w:r>
    </w:p>
    <w:p w:rsidR="00301E09" w:rsidRDefault="00301E09" w:rsidP="00725B9E">
      <w:pPr>
        <w:pStyle w:val="IDDDefinition"/>
      </w:pPr>
      <w:r>
        <w:t xml:space="preserve">    SET PTmp = Pressure,</w:t>
      </w:r>
    </w:p>
    <w:p w:rsidR="00301E09" w:rsidRDefault="00301E09" w:rsidP="00725B9E">
      <w:pPr>
        <w:pStyle w:val="IDDDefinition"/>
      </w:pPr>
      <w:r>
        <w:t xml:space="preserve">    SET MyWB = @TwbFnTdbWPb TTmp WTmp PTmp,</w:t>
      </w:r>
    </w:p>
    <w:p w:rsidR="00301E09" w:rsidRDefault="00301E09" w:rsidP="00725B9E">
      <w:pPr>
        <w:pStyle w:val="IDDDefinition"/>
      </w:pPr>
      <w:r>
        <w:t xml:space="preserve">    SET IVOne = CoilInletWBT,</w:t>
      </w:r>
    </w:p>
    <w:p w:rsidR="00301E09" w:rsidRDefault="00301E09" w:rsidP="00725B9E">
      <w:pPr>
        <w:pStyle w:val="IDDDefinition"/>
      </w:pPr>
      <w:r>
        <w:t xml:space="preserve">    SET IVOne = MyWB,</w:t>
      </w:r>
    </w:p>
    <w:p w:rsidR="00301E09" w:rsidRDefault="00301E09" w:rsidP="00725B9E">
      <w:pPr>
        <w:pStyle w:val="IDDDefinition"/>
      </w:pPr>
      <w:r>
        <w:t xml:space="preserve">    SET IVTwo = OAT,</w:t>
      </w:r>
    </w:p>
    <w:p w:rsidR="00301E09" w:rsidRDefault="00301E09" w:rsidP="00725B9E">
      <w:pPr>
        <w:pStyle w:val="IDDDefinition"/>
      </w:pPr>
      <w:r>
        <w:t xml:space="preserve">    SET IVThree = IVOne*IVTwo,</w:t>
      </w:r>
    </w:p>
    <w:p w:rsidR="00301E09" w:rsidRDefault="00301E09" w:rsidP="00725B9E">
      <w:pPr>
        <w:pStyle w:val="IDDDefinition"/>
      </w:pPr>
      <w:r>
        <w:t xml:space="preserve">    SET C1 = 0.942567793,</w:t>
      </w:r>
    </w:p>
    <w:p w:rsidR="00301E09" w:rsidRDefault="00301E09" w:rsidP="00725B9E">
      <w:pPr>
        <w:pStyle w:val="IDDDefinition"/>
      </w:pPr>
      <w:r>
        <w:t xml:space="preserve">    SET C2 = </w:t>
      </w:r>
      <w:r>
        <w:rPr>
          <w:rFonts w:cs="Courier New"/>
        </w:rPr>
        <w:t>0.009543347</w:t>
      </w:r>
      <w:r>
        <w:t>,</w:t>
      </w:r>
    </w:p>
    <w:p w:rsidR="00301E09" w:rsidRDefault="00301E09" w:rsidP="00725B9E">
      <w:pPr>
        <w:pStyle w:val="IDDDefinition"/>
      </w:pPr>
      <w:r>
        <w:t xml:space="preserve">    SET C2a = </w:t>
      </w:r>
      <w:r>
        <w:rPr>
          <w:rFonts w:cs="Courier New"/>
        </w:rPr>
        <w:t>0.009543347</w:t>
      </w:r>
      <w:r>
        <w:t>, !-  -</w:t>
      </w:r>
      <w:r>
        <w:rPr>
          <w:rFonts w:cs="Courier New"/>
        </w:rPr>
        <w:t>0.009543347</w:t>
      </w:r>
    </w:p>
    <w:p w:rsidR="00301E09" w:rsidRDefault="00301E09" w:rsidP="00725B9E">
      <w:pPr>
        <w:pStyle w:val="IDDDefinition"/>
      </w:pPr>
      <w:r>
        <w:t xml:space="preserve">    SET C3 = 0.00068377,</w:t>
      </w:r>
    </w:p>
    <w:p w:rsidR="00301E09" w:rsidRDefault="00301E09" w:rsidP="00725B9E">
      <w:pPr>
        <w:pStyle w:val="IDDDefinition"/>
      </w:pPr>
      <w:r>
        <w:t xml:space="preserve">    SET C4 = 0.011042676, !-  -0.011042676</w:t>
      </w:r>
    </w:p>
    <w:p w:rsidR="00301E09" w:rsidRDefault="00301E09" w:rsidP="00725B9E">
      <w:pPr>
        <w:pStyle w:val="IDDDefinition"/>
      </w:pPr>
      <w:r>
        <w:t xml:space="preserve">    SET C5 = 0.000005249,</w:t>
      </w:r>
    </w:p>
    <w:p w:rsidR="00301E09" w:rsidRDefault="00301E09" w:rsidP="00725B9E">
      <w:pPr>
        <w:pStyle w:val="IDDDefinition"/>
      </w:pPr>
      <w:r>
        <w:t xml:space="preserve">    SET C6 = 0.000009720, !-  -0.000009720</w:t>
      </w:r>
    </w:p>
    <w:p w:rsidR="00301E09" w:rsidRDefault="00301E09" w:rsidP="00725B9E">
      <w:pPr>
        <w:pStyle w:val="IDDDefinition"/>
      </w:pPr>
      <w:r>
        <w:t xml:space="preserve">    IF OAT &lt; 31.0,</w:t>
      </w:r>
    </w:p>
    <w:p w:rsidR="00301E09" w:rsidRDefault="00301E09" w:rsidP="00725B9E">
      <w:pPr>
        <w:pStyle w:val="IDDDefinition"/>
      </w:pPr>
      <w:r>
        <w:t xml:space="preserve">      SET CurveInput = C1 + (C2*IVOne) + (C3*IVOne*IVone) - (C4*IVTwo) + (C5*IVTwo*IVTwo) - (C6*IVThree),</w:t>
      </w:r>
    </w:p>
    <w:p w:rsidR="00301E09" w:rsidRDefault="00301E09" w:rsidP="00725B9E">
      <w:pPr>
        <w:pStyle w:val="IDDDefinition"/>
      </w:pPr>
      <w:r>
        <w:t xml:space="preserve">    ELSE,</w:t>
      </w:r>
    </w:p>
    <w:p w:rsidR="00301E09" w:rsidRDefault="00301E09" w:rsidP="00725B9E">
      <w:pPr>
        <w:pStyle w:val="IDDDefinition"/>
      </w:pPr>
      <w:r>
        <w:t xml:space="preserve">      SET CurveInput = C1 - (C2a*IVOne) + (C3*IVOne*IVone) - (C4*IVTwo) + (C5*IVTwo*IVTwo) - (C6*IVThree),</w:t>
      </w:r>
    </w:p>
    <w:p w:rsidR="00301E09" w:rsidRDefault="00301E09" w:rsidP="00725B9E">
      <w:pPr>
        <w:pStyle w:val="IDDDefinition"/>
      </w:pPr>
      <w:r>
        <w:t xml:space="preserve">    ENDIF,</w:t>
      </w:r>
    </w:p>
    <w:p w:rsidR="00301E09" w:rsidRDefault="00301E09" w:rsidP="00725B9E">
      <w:pPr>
        <w:pStyle w:val="IDDDefinition"/>
      </w:pPr>
      <w:r>
        <w:t xml:space="preserve">    SET CurveOverwrite = CurveInput;</w:t>
      </w:r>
    </w:p>
    <w:p w:rsidR="00301E09" w:rsidRDefault="00301E09" w:rsidP="00725B9E">
      <w:pPr>
        <w:pStyle w:val="IDDDefinition"/>
      </w:pPr>
    </w:p>
    <w:p w:rsidR="00725B9E" w:rsidRPr="00725B9E" w:rsidRDefault="00725B9E" w:rsidP="00725B9E">
      <w:pPr>
        <w:pStyle w:val="BodyText"/>
      </w:pPr>
    </w:p>
    <w:p w:rsidR="00301E09" w:rsidRDefault="00301E09" w:rsidP="00DE57D8">
      <w:pPr>
        <w:pStyle w:val="CodeIDDSamples"/>
      </w:pPr>
      <w:r>
        <w:t xml:space="preserve">  EnergyManagementSystem:Actuator,</w:t>
      </w:r>
    </w:p>
    <w:p w:rsidR="00301E09" w:rsidRDefault="00301E09" w:rsidP="00DE57D8">
      <w:pPr>
        <w:pStyle w:val="CodeIDDSamples"/>
      </w:pPr>
      <w:r>
        <w:t xml:space="preserve">    CurveOverwrite,    !- Name</w:t>
      </w:r>
    </w:p>
    <w:p w:rsidR="00301E09" w:rsidRDefault="00301E09" w:rsidP="00DE57D8">
      <w:pPr>
        <w:pStyle w:val="CodeIDDSamples"/>
      </w:pPr>
      <w:r>
        <w:t xml:space="preserve">    HPACCOOLCAPFT,     !- Actuated Component Unique Name</w:t>
      </w:r>
    </w:p>
    <w:p w:rsidR="00301E09" w:rsidRDefault="00301E09" w:rsidP="00DE57D8">
      <w:pPr>
        <w:pStyle w:val="CodeIDDSamples"/>
      </w:pPr>
      <w:r>
        <w:t xml:space="preserve">    Curve,             !- Actuated Component Type</w:t>
      </w:r>
    </w:p>
    <w:p w:rsidR="00301E09" w:rsidRDefault="00301E09" w:rsidP="00DE57D8">
      <w:pPr>
        <w:pStyle w:val="CodeIDDSamples"/>
      </w:pPr>
      <w:r>
        <w:t xml:space="preserve">    Curve Result;      !- Actuated Component Control Type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ActualCurve,           !- Name</w:t>
      </w:r>
    </w:p>
    <w:p w:rsidR="00301E09" w:rsidRDefault="00301E09" w:rsidP="00DE57D8">
      <w:pPr>
        <w:pStyle w:val="CodeIDDSamples"/>
      </w:pPr>
      <w:r>
        <w:t xml:space="preserve">    HPACCOOLCAPFT,     !- Output:Variable or Output:Meter Index Key Name</w:t>
      </w:r>
    </w:p>
    <w:p w:rsidR="00301E09" w:rsidRDefault="00301E09" w:rsidP="00DE57D8">
      <w:pPr>
        <w:pStyle w:val="CodeIDDSamples"/>
      </w:pPr>
      <w:r>
        <w:t xml:space="preserve">    Performance Curve Output</w:t>
      </w:r>
      <w:r w:rsidR="00EA126B">
        <w:t xml:space="preserve"> Value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CoilInletWBT,          !- Name</w:t>
      </w:r>
    </w:p>
    <w:p w:rsidR="00301E09" w:rsidRDefault="00301E09" w:rsidP="00DE57D8">
      <w:pPr>
        <w:pStyle w:val="CodeIDDSamples"/>
      </w:pPr>
      <w:r>
        <w:t xml:space="preserve">    Zone1PTHPFanOutletNode, !- Output:Variable or Output:Meter Index Key Name</w:t>
      </w:r>
    </w:p>
    <w:p w:rsidR="00301E09" w:rsidRDefault="00301E09" w:rsidP="00DE57D8">
      <w:pPr>
        <w:pStyle w:val="CodeIDDSamples"/>
      </w:pPr>
      <w:r>
        <w:t xml:space="preserve">    System Node Wetbulb Temp</w:t>
      </w:r>
      <w:r w:rsidR="00EA126B">
        <w:t>erature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Pressure,          !- Name</w:t>
      </w:r>
    </w:p>
    <w:p w:rsidR="00301E09" w:rsidRDefault="00301E09" w:rsidP="00DE57D8">
      <w:pPr>
        <w:pStyle w:val="CodeIDDSamples"/>
      </w:pPr>
      <w:r>
        <w:t xml:space="preserve">    Zone1PTHPOAInNode,     !- Output:Variable or Output:Meter Index Key Name</w:t>
      </w:r>
    </w:p>
    <w:p w:rsidR="00301E09" w:rsidRDefault="00301E09" w:rsidP="00DE57D8">
      <w:pPr>
        <w:pStyle w:val="CodeIDDSamples"/>
      </w:pPr>
      <w:r>
        <w:t xml:space="preserve">    System Node Pressure ;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CoilInletDBT,          !- Name</w:t>
      </w:r>
    </w:p>
    <w:p w:rsidR="00301E09" w:rsidRDefault="00301E09" w:rsidP="00DE57D8">
      <w:pPr>
        <w:pStyle w:val="CodeIDDSamples"/>
      </w:pPr>
      <w:r>
        <w:t xml:space="preserve">    Zone1PTHPFanOutletNode, !- Output:Variable or Output:Meter Index Key Name</w:t>
      </w:r>
    </w:p>
    <w:p w:rsidR="00301E09" w:rsidRDefault="00301E09" w:rsidP="00DE57D8">
      <w:pPr>
        <w:pStyle w:val="CodeIDDSamples"/>
      </w:pPr>
      <w:r>
        <w:t xml:space="preserve">    System Node Temp</w:t>
      </w:r>
      <w:r w:rsidR="00EA126B">
        <w:t>erature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CoilInletW,          !- Name</w:t>
      </w:r>
    </w:p>
    <w:p w:rsidR="00301E09" w:rsidRDefault="00301E09" w:rsidP="00DE57D8">
      <w:pPr>
        <w:pStyle w:val="CodeIDDSamples"/>
      </w:pPr>
      <w:r>
        <w:t xml:space="preserve">    Zone1PTHPFanOutletNode, !- Output:Variable or Output:Meter Index Key Name</w:t>
      </w:r>
    </w:p>
    <w:p w:rsidR="00301E09" w:rsidRDefault="00301E09" w:rsidP="00DE57D8">
      <w:pPr>
        <w:pStyle w:val="CodeIDDSamples"/>
      </w:pPr>
      <w:r>
        <w:t xml:space="preserve">    System Node Humidity Ratio;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OAT,          !- Name</w:t>
      </w:r>
    </w:p>
    <w:p w:rsidR="00301E09" w:rsidRDefault="00301E09" w:rsidP="00DE57D8">
      <w:pPr>
        <w:pStyle w:val="CodeIDDSamples"/>
      </w:pPr>
      <w:r>
        <w:t xml:space="preserve">    Zone1PTHPOAInNode,     !- Output:Variable or Output:Meter Index Key Name</w:t>
      </w:r>
    </w:p>
    <w:p w:rsidR="00301E09" w:rsidRDefault="00301E09" w:rsidP="00DE57D8">
      <w:pPr>
        <w:pStyle w:val="CodeIDDSamples"/>
      </w:pPr>
      <w:r>
        <w:t xml:space="preserve">    System Node Temp</w:t>
      </w:r>
      <w:r w:rsidR="00EA126B">
        <w:t>erature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EnergyManagementSystem:OutputVariable,</w:t>
      </w:r>
    </w:p>
    <w:p w:rsidR="00301E09" w:rsidRDefault="00301E09" w:rsidP="00DE57D8">
      <w:pPr>
        <w:pStyle w:val="CodeIDDSamples"/>
      </w:pPr>
      <w:r>
        <w:t xml:space="preserve">    ERLCurveValue, ! Name</w:t>
      </w:r>
    </w:p>
    <w:p w:rsidR="00301E09" w:rsidRDefault="00301E09" w:rsidP="00DE57D8">
      <w:pPr>
        <w:pStyle w:val="CodeIDDSamples"/>
      </w:pPr>
      <w:r>
        <w:t xml:space="preserve">    ActualCurve,   ! EMS Variable Name</w:t>
      </w:r>
    </w:p>
    <w:p w:rsidR="00301E09" w:rsidRDefault="00301E09" w:rsidP="00DE57D8">
      <w:pPr>
        <w:pStyle w:val="CodeIDDSamples"/>
      </w:pPr>
      <w:r>
        <w:t xml:space="preserve">    Averaged,      ! Type of Data in Variable</w:t>
      </w:r>
    </w:p>
    <w:p w:rsidR="00301E09" w:rsidRDefault="00301E09" w:rsidP="00DE57D8">
      <w:pPr>
        <w:pStyle w:val="CodeIDDSamples"/>
      </w:pPr>
      <w:r>
        <w:t xml:space="preserve">    ZoneTimeStep ; ! Update Frequency</w:t>
      </w:r>
    </w:p>
    <w:p w:rsidR="00301E09" w:rsidRDefault="00301E09" w:rsidP="00DE57D8">
      <w:pPr>
        <w:pStyle w:val="CodeIDDSamples"/>
      </w:pPr>
    </w:p>
    <w:p w:rsidR="00301E09" w:rsidRDefault="00301E09" w:rsidP="00DE57D8">
      <w:pPr>
        <w:pStyle w:val="CodeIDDSamples"/>
      </w:pPr>
      <w:r>
        <w:t xml:space="preserve">  EnergyManagementSystem:OutputVariable,</w:t>
      </w:r>
    </w:p>
    <w:p w:rsidR="00301E09" w:rsidRDefault="00301E09" w:rsidP="00DE57D8">
      <w:pPr>
        <w:pStyle w:val="CodeIDDSamples"/>
      </w:pPr>
      <w:r>
        <w:t xml:space="preserve">    NewCurveValue, ! Name</w:t>
      </w:r>
    </w:p>
    <w:p w:rsidR="00301E09" w:rsidRDefault="00301E09" w:rsidP="00DE57D8">
      <w:pPr>
        <w:pStyle w:val="CodeIDDSamples"/>
      </w:pPr>
      <w:r>
        <w:t xml:space="preserve">    CurveInput,    ! EMS Variable Name</w:t>
      </w:r>
    </w:p>
    <w:p w:rsidR="00301E09" w:rsidRDefault="00301E09" w:rsidP="00DE57D8">
      <w:pPr>
        <w:pStyle w:val="CodeIDDSamples"/>
      </w:pPr>
      <w:r>
        <w:t xml:space="preserve">    Averaged,      ! Type of Data in Variable</w:t>
      </w:r>
    </w:p>
    <w:p w:rsidR="00301E09" w:rsidRDefault="00301E09" w:rsidP="00DE57D8">
      <w:pPr>
        <w:pStyle w:val="CodeIDDSamples"/>
      </w:pPr>
      <w:r>
        <w:t xml:space="preserve">    ZoneTimeStep ; ! Update Frequency</w:t>
      </w:r>
    </w:p>
    <w:p w:rsidR="00301E09" w:rsidRDefault="00301E09" w:rsidP="00DE57D8">
      <w:pPr>
        <w:pStyle w:val="CodeIDDSamples"/>
      </w:pPr>
    </w:p>
    <w:p w:rsidR="00301E09" w:rsidRDefault="00301E09" w:rsidP="00DE57D8">
      <w:pPr>
        <w:pStyle w:val="CodeIDDSamples"/>
      </w:pPr>
      <w:r>
        <w:t xml:space="preserve">  Output:EnergyManagementSystem,</w:t>
      </w:r>
    </w:p>
    <w:p w:rsidR="00301E09" w:rsidRDefault="00301E09" w:rsidP="00DE57D8">
      <w:pPr>
        <w:pStyle w:val="CodeIDDSamples"/>
      </w:pPr>
      <w:r>
        <w:t xml:space="preserve">    Verbose,       !- Actuator Availability Dictionary Reporting</w:t>
      </w:r>
    </w:p>
    <w:p w:rsidR="00301E09" w:rsidRDefault="00301E09" w:rsidP="00DE57D8">
      <w:pPr>
        <w:pStyle w:val="CodeIDDSamples"/>
      </w:pPr>
      <w:r>
        <w:t xml:space="preserve">    Verbose,       !- Internal Variable Availability Dictionary Reporting</w:t>
      </w:r>
    </w:p>
    <w:p w:rsidR="00301E09" w:rsidRDefault="00301E09" w:rsidP="00DE57D8">
      <w:pPr>
        <w:pStyle w:val="CodeIDDSamples"/>
      </w:pPr>
      <w:r>
        <w:t xml:space="preserve">    Verbose;       !- EMS Runtime Language Debug Output Level</w:t>
      </w:r>
    </w:p>
    <w:p w:rsidR="00301E09" w:rsidRDefault="00301E09" w:rsidP="00DE57D8">
      <w:pPr>
        <w:pStyle w:val="CodeIDDSamples"/>
      </w:pPr>
    </w:p>
    <w:p w:rsidR="00301E09" w:rsidRDefault="00301E09" w:rsidP="00DE57D8">
      <w:pPr>
        <w:pStyle w:val="CodeIDDSamples"/>
      </w:pPr>
      <w:r>
        <w:t xml:space="preserve">  Output:Variable, </w:t>
      </w:r>
    </w:p>
    <w:p w:rsidR="00301E09" w:rsidRDefault="00301E09" w:rsidP="00DE57D8">
      <w:pPr>
        <w:pStyle w:val="CodeIDDSamples"/>
      </w:pPr>
      <w:r>
        <w:t xml:space="preserve">    *, </w:t>
      </w:r>
    </w:p>
    <w:p w:rsidR="00301E09" w:rsidRDefault="00301E09" w:rsidP="00DE57D8">
      <w:pPr>
        <w:pStyle w:val="CodeIDDSamples"/>
      </w:pPr>
      <w:r>
        <w:t xml:space="preserve">    ERLCurveValue, </w:t>
      </w:r>
    </w:p>
    <w:p w:rsidR="00301E09" w:rsidRDefault="00301E09" w:rsidP="00DE57D8">
      <w:pPr>
        <w:pStyle w:val="CodeIDDSamples"/>
      </w:pPr>
      <w:r>
        <w:t xml:space="preserve">    Hourly;</w:t>
      </w:r>
    </w:p>
    <w:p w:rsidR="00301E09" w:rsidRDefault="00301E09" w:rsidP="00DE57D8">
      <w:pPr>
        <w:pStyle w:val="CodeIDDSamples"/>
      </w:pPr>
    </w:p>
    <w:p w:rsidR="00725B9E" w:rsidRDefault="00301E09" w:rsidP="00DE57D8">
      <w:pPr>
        <w:pStyle w:val="CodeIDDSamples"/>
      </w:pPr>
      <w:r>
        <w:t xml:space="preserve"> Output:Variable,</w:t>
      </w:r>
      <w:r w:rsidRPr="005E1509">
        <w:rPr>
          <w:rFonts w:cs="Courier New"/>
        </w:rPr>
        <w:t xml:space="preserve"> </w:t>
      </w:r>
      <w:r>
        <w:rPr>
          <w:rFonts w:cs="Courier New"/>
        </w:rPr>
        <w:t>HPACCOOLCAPFT</w:t>
      </w:r>
      <w:r>
        <w:t>,</w:t>
      </w:r>
    </w:p>
    <w:p w:rsidR="00301E09" w:rsidRDefault="00725B9E" w:rsidP="00DE57D8">
      <w:pPr>
        <w:pStyle w:val="CodeIDDSamples"/>
      </w:pPr>
      <w:r>
        <w:t xml:space="preserve">     </w:t>
      </w:r>
      <w:r w:rsidR="00301E09">
        <w:t>Performance Curve Output</w:t>
      </w:r>
      <w:r>
        <w:t xml:space="preserve"> Value</w:t>
      </w:r>
      <w:r w:rsidR="00301E09">
        <w:t>,Hourly;</w:t>
      </w:r>
    </w:p>
    <w:p w:rsidR="00725B9E" w:rsidRDefault="00301E09" w:rsidP="00DE57D8">
      <w:pPr>
        <w:pStyle w:val="CodeIDDSamples"/>
      </w:pPr>
      <w:r>
        <w:t xml:space="preserve"> Output:Variable,</w:t>
      </w:r>
      <w:r w:rsidRPr="005E1509">
        <w:rPr>
          <w:rFonts w:cs="Courier New"/>
        </w:rPr>
        <w:t xml:space="preserve"> </w:t>
      </w:r>
      <w:r>
        <w:rPr>
          <w:rFonts w:cs="Courier New"/>
        </w:rPr>
        <w:t>HPACCOOLCAPFT</w:t>
      </w:r>
      <w:r>
        <w:t>,</w:t>
      </w:r>
      <w:r w:rsidR="00725B9E" w:rsidRPr="00725B9E">
        <w:t xml:space="preserve"> </w:t>
      </w:r>
    </w:p>
    <w:p w:rsidR="00301E09" w:rsidRDefault="00725B9E" w:rsidP="00DE57D8">
      <w:pPr>
        <w:pStyle w:val="CodeIDDSamples"/>
      </w:pPr>
      <w:r>
        <w:t xml:space="preserve">     </w:t>
      </w:r>
      <w:r w:rsidRPr="00725B9E">
        <w:t>Performance Curve Input Variable 1 Value</w:t>
      </w:r>
      <w:r w:rsidR="00301E09">
        <w:t>,Hourly;</w:t>
      </w:r>
    </w:p>
    <w:p w:rsidR="00725B9E" w:rsidRDefault="00301E09" w:rsidP="00DE57D8">
      <w:pPr>
        <w:pStyle w:val="CodeIDDSamples"/>
      </w:pPr>
      <w:r>
        <w:t xml:space="preserve"> Output:Variable,</w:t>
      </w:r>
      <w:r w:rsidRPr="005E1509">
        <w:rPr>
          <w:rFonts w:cs="Courier New"/>
        </w:rPr>
        <w:t xml:space="preserve"> </w:t>
      </w:r>
      <w:r>
        <w:rPr>
          <w:rFonts w:cs="Courier New"/>
        </w:rPr>
        <w:t>HPACCOOLCAPFT</w:t>
      </w:r>
      <w:r>
        <w:t>,</w:t>
      </w:r>
      <w:r w:rsidR="00725B9E" w:rsidRPr="00725B9E">
        <w:t xml:space="preserve"> </w:t>
      </w:r>
    </w:p>
    <w:p w:rsidR="00301E09" w:rsidRDefault="00725B9E" w:rsidP="00DE57D8">
      <w:pPr>
        <w:pStyle w:val="CodeIDDSamples"/>
      </w:pPr>
      <w:r>
        <w:t xml:space="preserve">     </w:t>
      </w:r>
      <w:r w:rsidRPr="00725B9E">
        <w:t xml:space="preserve">Performance Curve Input Variable </w:t>
      </w:r>
      <w:r>
        <w:t>2</w:t>
      </w:r>
      <w:r w:rsidRPr="00725B9E">
        <w:t xml:space="preserve"> Value</w:t>
      </w:r>
      <w:r w:rsidR="00301E09">
        <w:t>,Hourly;</w:t>
      </w:r>
    </w:p>
    <w:p w:rsidR="00725B9E" w:rsidRDefault="00301E09" w:rsidP="00DE57D8">
      <w:pPr>
        <w:pStyle w:val="CodeIDDSamples"/>
        <w:rPr>
          <w:rFonts w:cs="Courier New"/>
        </w:rPr>
      </w:pPr>
      <w:r>
        <w:rPr>
          <w:rFonts w:cs="Courier New"/>
        </w:rPr>
        <w:t xml:space="preserve"> Output:Variable, Zone1PTHPFanOutletNode, </w:t>
      </w:r>
    </w:p>
    <w:p w:rsidR="00301E09" w:rsidRDefault="00725B9E" w:rsidP="00DE57D8">
      <w:pPr>
        <w:pStyle w:val="CodeIDDSamples"/>
        <w:rPr>
          <w:rFonts w:cs="Courier New"/>
        </w:rPr>
      </w:pPr>
      <w:r>
        <w:rPr>
          <w:rFonts w:cs="Courier New"/>
        </w:rPr>
        <w:t xml:space="preserve">     </w:t>
      </w:r>
      <w:r w:rsidR="00301E09">
        <w:rPr>
          <w:rFonts w:cs="Courier New"/>
        </w:rPr>
        <w:t>System Node Wetbulb Temp</w:t>
      </w:r>
      <w:r>
        <w:rPr>
          <w:rFonts w:cs="Courier New"/>
        </w:rPr>
        <w:t>erature</w:t>
      </w:r>
      <w:r w:rsidR="00301E09">
        <w:rPr>
          <w:rFonts w:cs="Courier New"/>
        </w:rPr>
        <w:t>, Hourly;</w:t>
      </w:r>
    </w:p>
    <w:p w:rsidR="00301E09" w:rsidRDefault="00301E09" w:rsidP="00DE57D8">
      <w:pPr>
        <w:pStyle w:val="CodeIDDSamples"/>
      </w:pPr>
      <w:r>
        <w:t xml:space="preserve"> </w:t>
      </w:r>
    </w:p>
    <w:p w:rsidR="00301E09" w:rsidRDefault="00301E09" w:rsidP="006B3D3E">
      <w:pPr>
        <w:pStyle w:val="BodyText"/>
      </w:pPr>
    </w:p>
    <w:p w:rsidR="00301E09" w:rsidRDefault="008C34E0" w:rsidP="005102FA">
      <w:pPr>
        <w:pStyle w:val="Picture"/>
      </w:pPr>
      <w:r>
        <w:rPr>
          <w:noProof/>
        </w:rPr>
        <w:lastRenderedPageBreak/>
        <w:drawing>
          <wp:inline distT="0" distB="0" distL="0" distR="0">
            <wp:extent cx="5895975" cy="322897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228975"/>
                    </a:xfrm>
                    <a:prstGeom prst="rect">
                      <a:avLst/>
                    </a:prstGeom>
                    <a:noFill/>
                    <a:ln>
                      <a:noFill/>
                    </a:ln>
                  </pic:spPr>
                </pic:pic>
              </a:graphicData>
            </a:graphic>
          </wp:inline>
        </w:drawing>
      </w:r>
    </w:p>
    <w:p w:rsidR="00301E09" w:rsidRPr="00565B41" w:rsidRDefault="00301E09" w:rsidP="00A672E5">
      <w:pPr>
        <w:pStyle w:val="Caption"/>
      </w:pPr>
      <w:bookmarkStart w:id="221" w:name="_Toc367348340"/>
      <w:r>
        <w:t xml:space="preserve">Figure </w:t>
      </w:r>
      <w:r w:rsidR="00B03493">
        <w:fldChar w:fldCharType="begin"/>
      </w:r>
      <w:r w:rsidR="00B03493">
        <w:instrText xml:space="preserve"> SEQ Figure \* ARABIC </w:instrText>
      </w:r>
      <w:r w:rsidR="00B03493">
        <w:fldChar w:fldCharType="separate"/>
      </w:r>
      <w:r w:rsidR="00B03493">
        <w:rPr>
          <w:noProof/>
        </w:rPr>
        <w:t>4</w:t>
      </w:r>
      <w:r w:rsidR="00B03493">
        <w:rPr>
          <w:noProof/>
        </w:rPr>
        <w:fldChar w:fldCharType="end"/>
      </w:r>
      <w:r>
        <w:t>. Results of Performance Curve Override</w:t>
      </w:r>
      <w:bookmarkEnd w:id="221"/>
    </w:p>
    <w:p w:rsidR="00301E09" w:rsidRDefault="00301E09" w:rsidP="00DE57D8">
      <w:pPr>
        <w:pStyle w:val="Heading2"/>
      </w:pPr>
      <w:bookmarkStart w:id="222" w:name="_Toc303172127"/>
      <w:bookmarkStart w:id="223" w:name="_Toc367348341"/>
      <w:r>
        <w:t>Example 12. Variable Refrigerant Flow System Override</w:t>
      </w:r>
      <w:bookmarkEnd w:id="222"/>
      <w:bookmarkEnd w:id="223"/>
    </w:p>
    <w:p w:rsidR="00301E09" w:rsidRDefault="00301E09" w:rsidP="00DE57D8">
      <w:pPr>
        <w:pStyle w:val="Heading3"/>
      </w:pPr>
      <w:bookmarkStart w:id="224" w:name="_Toc303172128"/>
      <w:bookmarkStart w:id="225" w:name="_Toc367348342"/>
      <w:r>
        <w:t>Problem Statement</w:t>
      </w:r>
      <w:bookmarkEnd w:id="224"/>
      <w:bookmarkEnd w:id="225"/>
    </w:p>
    <w:p w:rsidR="00301E09" w:rsidRPr="001A46CD" w:rsidRDefault="00301E09" w:rsidP="00DE57D8">
      <w:pPr>
        <w:pStyle w:val="BodyText"/>
      </w:pPr>
      <w:r>
        <w:t>The variable refrigerant flow heat pump air conditioner has several available thermostat control options. These operation control schemes may not provide the type of control desired. How can we use a simple EMS addition to an input file that can override the specified thermostat control logic and set an alternate mode of operation?</w:t>
      </w:r>
    </w:p>
    <w:p w:rsidR="00301E09" w:rsidRDefault="00301E09" w:rsidP="00DE57D8">
      <w:pPr>
        <w:pStyle w:val="Heading3"/>
      </w:pPr>
      <w:bookmarkStart w:id="226" w:name="_Toc303172129"/>
      <w:bookmarkStart w:id="227" w:name="_Toc367348343"/>
      <w:r>
        <w:t>EMS Design Discussion</w:t>
      </w:r>
      <w:bookmarkEnd w:id="226"/>
      <w:bookmarkEnd w:id="227"/>
    </w:p>
    <w:p w:rsidR="00301E09" w:rsidRDefault="00301E09" w:rsidP="00DE57D8">
      <w:pPr>
        <w:pStyle w:val="BodyText"/>
      </w:pPr>
      <w:r>
        <w:t>Depending on the type of thermostat control logic, the Energy</w:t>
      </w:r>
      <w:r w:rsidR="00725B9E">
        <w:t>P</w:t>
      </w:r>
      <w:r>
        <w:t>lus program will review the loads in each zone, the number of zones in cooling or heating, the deviation from set point temperature, etc. to determine the mode of operation for the heat pump condenser. Alternate control logic may be developed to more accurately reflect the operation of a specific manufacturers product, or investigate other control techniques. This control logic may be added to an input file and used as the operating control logic of the heat pump.</w:t>
      </w:r>
    </w:p>
    <w:p w:rsidR="00301E09" w:rsidRDefault="00301E09" w:rsidP="00DE57D8">
      <w:pPr>
        <w:pStyle w:val="BodyText"/>
      </w:pPr>
      <w:r>
        <w:t xml:space="preserve">This simple example shows how to use EMS actuators to SET the operating mode and cause a specific terminal unit to operate at a specified part-load ratio (PLR). When setting the terminal unit PLR, the terminal unit will turn on only if the condenser is allowed to operate according to the minimum and maximum outdoor temperature limits. </w:t>
      </w:r>
    </w:p>
    <w:p w:rsidR="00301E09" w:rsidRDefault="00301E09" w:rsidP="00DE57D8">
      <w:pPr>
        <w:pStyle w:val="Heading3"/>
      </w:pPr>
      <w:bookmarkStart w:id="228" w:name="_Toc303172130"/>
      <w:bookmarkStart w:id="229" w:name="_Toc367348344"/>
      <w:r>
        <w:t>EMS Input Objects</w:t>
      </w:r>
      <w:bookmarkEnd w:id="228"/>
      <w:bookmarkEnd w:id="229"/>
      <w:r>
        <w:t xml:space="preserve"> </w:t>
      </w:r>
    </w:p>
    <w:p w:rsidR="00301E09" w:rsidRDefault="00301E09" w:rsidP="00DE57D8">
      <w:pPr>
        <w:pStyle w:val="BodyText"/>
      </w:pPr>
      <w:r>
        <w:t>The main input objects that implement this example are the variable refrigerant flow actuators that control the VRF system and specific terminal unit. Note that the terminal unit PLR can be controlled without controlling the mode of the VRF condenser, however, the specific terminal unit will operate in whatever mode the existing operation control scheme chooses. This example program simply “sets” the operating mode and PLR, other more complex control algorithms can be developed by the user as needed.</w:t>
      </w:r>
    </w:p>
    <w:p w:rsidR="00301E09" w:rsidRDefault="00301E09" w:rsidP="00DE57D8">
      <w:pPr>
        <w:pStyle w:val="BodyText"/>
      </w:pPr>
    </w:p>
    <w:p w:rsidR="00301E09" w:rsidRDefault="00301E09" w:rsidP="00DE57D8">
      <w:pPr>
        <w:pStyle w:val="CodeIDDSamples"/>
      </w:pPr>
      <w:r>
        <w:t xml:space="preserve">    Output:EnergyManagementSystem,</w:t>
      </w:r>
    </w:p>
    <w:p w:rsidR="00301E09" w:rsidRDefault="00301E09" w:rsidP="00DE57D8">
      <w:pPr>
        <w:pStyle w:val="CodeIDDSamples"/>
      </w:pPr>
      <w:r>
        <w:lastRenderedPageBreak/>
        <w:t xml:space="preserve">    Verbose,                 !- Actuator Availability Dictionary Reporting</w:t>
      </w:r>
    </w:p>
    <w:p w:rsidR="00301E09" w:rsidRDefault="00301E09" w:rsidP="00DE57D8">
      <w:pPr>
        <w:pStyle w:val="CodeIDDSamples"/>
      </w:pPr>
      <w:r>
        <w:t xml:space="preserve">    Verbose,                 !- Internal Variable Availability Dictionary Reporting</w:t>
      </w:r>
    </w:p>
    <w:p w:rsidR="00301E09" w:rsidRDefault="00301E09" w:rsidP="00DE57D8">
      <w:pPr>
        <w:pStyle w:val="CodeIDDSamples"/>
      </w:pPr>
      <w:r>
        <w:t xml:space="preserve">    Verbose;                 !- EMS Runtime Language Debug Output Level</w:t>
      </w:r>
    </w:p>
    <w:p w:rsidR="00301E09" w:rsidRDefault="00301E09" w:rsidP="00DE57D8">
      <w:pPr>
        <w:pStyle w:val="CodeIDDSamples"/>
      </w:pPr>
    </w:p>
    <w:p w:rsidR="00301E09" w:rsidRDefault="00301E09" w:rsidP="00DE57D8">
      <w:pPr>
        <w:pStyle w:val="CodeIDDSamples"/>
      </w:pPr>
      <w:r>
        <w:t xml:space="preserve">  EnergyManagementSystem:ProgramCallingManager,</w:t>
      </w:r>
    </w:p>
    <w:p w:rsidR="00301E09" w:rsidRDefault="00301E09" w:rsidP="00DE57D8">
      <w:pPr>
        <w:pStyle w:val="CodeIDDSamples"/>
      </w:pPr>
      <w:r>
        <w:t xml:space="preserve">    VRF OnOff Management,     !- Name</w:t>
      </w:r>
    </w:p>
    <w:p w:rsidR="00301E09" w:rsidRDefault="00301E09" w:rsidP="00DE57D8">
      <w:pPr>
        <w:pStyle w:val="CodeIDDSamples"/>
      </w:pPr>
      <w:r>
        <w:t xml:space="preserve">    InsideHVACSystemIterationLoop,  !- EnergyPlus Model Calling Point</w:t>
      </w:r>
    </w:p>
    <w:p w:rsidR="00301E09" w:rsidRDefault="00301E09" w:rsidP="00DE57D8">
      <w:pPr>
        <w:pStyle w:val="CodeIDDSamples"/>
      </w:pPr>
      <w:r>
        <w:t xml:space="preserve">    VRFControl;               !- Program Name 1</w:t>
      </w:r>
    </w:p>
    <w:p w:rsidR="00301E09" w:rsidRDefault="00301E09" w:rsidP="00DE57D8">
      <w:pPr>
        <w:pStyle w:val="CodeIDDSamples"/>
      </w:pPr>
    </w:p>
    <w:p w:rsidR="00301E09" w:rsidRDefault="00301E09" w:rsidP="00DE57D8">
      <w:pPr>
        <w:pStyle w:val="CodeIDDSamples"/>
      </w:pPr>
      <w:r>
        <w:t xml:space="preserve">  EnergyManagementSystem:Program,</w:t>
      </w:r>
    </w:p>
    <w:p w:rsidR="00301E09" w:rsidRDefault="00301E09" w:rsidP="00DE57D8">
      <w:pPr>
        <w:pStyle w:val="CodeIDDSamples"/>
      </w:pPr>
      <w:r>
        <w:t xml:space="preserve">    VRFControl,               !- Name</w:t>
      </w:r>
    </w:p>
    <w:p w:rsidR="00301E09" w:rsidRDefault="00301E09" w:rsidP="00DE57D8">
      <w:pPr>
        <w:pStyle w:val="CodeIDDSamples"/>
      </w:pPr>
      <w:r>
        <w:t xml:space="preserve">    SET VRF_Actuator_OnOff = VRF_Status_Heating, !- Program Line 2</w:t>
      </w:r>
    </w:p>
    <w:p w:rsidR="00301E09" w:rsidRDefault="00301E09" w:rsidP="00DE57D8">
      <w:pPr>
        <w:pStyle w:val="CodeIDDSamples"/>
      </w:pPr>
      <w:r>
        <w:t xml:space="preserve">    SET VRF_TerminalUnit1_PLR = 0.5;</w:t>
      </w:r>
    </w:p>
    <w:p w:rsidR="00301E09" w:rsidRDefault="00301E09" w:rsidP="00DE57D8">
      <w:pPr>
        <w:pStyle w:val="CodeIDDSamples"/>
      </w:pPr>
    </w:p>
    <w:p w:rsidR="00301E09" w:rsidRDefault="00301E09" w:rsidP="00DE57D8">
      <w:pPr>
        <w:pStyle w:val="CodeIDDSamples"/>
      </w:pPr>
      <w:r>
        <w:t xml:space="preserve">  EnergyManagementSystem:Actuator,</w:t>
      </w:r>
    </w:p>
    <w:p w:rsidR="00301E09" w:rsidRDefault="00301E09" w:rsidP="00DE57D8">
      <w:pPr>
        <w:pStyle w:val="CodeIDDSamples"/>
      </w:pPr>
      <w:r>
        <w:t xml:space="preserve">    VRF_Actuator_OnOff,       !- Name</w:t>
      </w:r>
    </w:p>
    <w:p w:rsidR="00301E09" w:rsidRDefault="00301E09" w:rsidP="00DE57D8">
      <w:pPr>
        <w:pStyle w:val="CodeIDDSamples"/>
      </w:pPr>
      <w:r>
        <w:t xml:space="preserve">    VRF Heat Pump,            !- Actuated Component Unique Name</w:t>
      </w:r>
    </w:p>
    <w:p w:rsidR="00301E09" w:rsidRDefault="00301E09" w:rsidP="00DE57D8">
      <w:pPr>
        <w:pStyle w:val="CodeIDDSamples"/>
      </w:pPr>
      <w:r>
        <w:t xml:space="preserve">    Variable Refrigerant Flow Heat Pump,      !- Actuated Component Type</w:t>
      </w:r>
    </w:p>
    <w:p w:rsidR="00301E09" w:rsidRDefault="00301E09" w:rsidP="00DE57D8">
      <w:pPr>
        <w:pStyle w:val="CodeIDDSamples"/>
      </w:pPr>
      <w:r>
        <w:t xml:space="preserve">    Operating Mode;           !- Actuated Component Control Type</w:t>
      </w:r>
    </w:p>
    <w:p w:rsidR="00301E09" w:rsidRDefault="00301E09" w:rsidP="00DE57D8">
      <w:pPr>
        <w:pStyle w:val="CodeIDDSamples"/>
      </w:pPr>
    </w:p>
    <w:p w:rsidR="00301E09" w:rsidRDefault="00301E09" w:rsidP="00DE57D8">
      <w:pPr>
        <w:pStyle w:val="CodeIDDSamples"/>
      </w:pPr>
      <w:r>
        <w:t xml:space="preserve">  EnergyManagementSystem:Actuator,</w:t>
      </w:r>
    </w:p>
    <w:p w:rsidR="00301E09" w:rsidRDefault="00301E09" w:rsidP="00DE57D8">
      <w:pPr>
        <w:pStyle w:val="CodeIDDSamples"/>
      </w:pPr>
      <w:r>
        <w:t xml:space="preserve">    VRF_TerminalUnit1_PLR,    !- Name</w:t>
      </w:r>
    </w:p>
    <w:p w:rsidR="00301E09" w:rsidRDefault="00301E09" w:rsidP="00DE57D8">
      <w:pPr>
        <w:pStyle w:val="CodeIDDSamples"/>
      </w:pPr>
      <w:r>
        <w:t xml:space="preserve">    TU1,                      !- Actuated Component Unique Name</w:t>
      </w:r>
    </w:p>
    <w:p w:rsidR="00301E09" w:rsidRDefault="00301E09" w:rsidP="00DE57D8">
      <w:pPr>
        <w:pStyle w:val="CodeIDDSamples"/>
      </w:pPr>
      <w:r>
        <w:t xml:space="preserve">    Variable Refrigerant Flow Terminal Unit,  !- Actuated Component Type</w:t>
      </w:r>
    </w:p>
    <w:p w:rsidR="00301E09" w:rsidRDefault="00301E09" w:rsidP="00DE57D8">
      <w:pPr>
        <w:pStyle w:val="CodeIDDSamples"/>
      </w:pPr>
      <w:r>
        <w:t xml:space="preserve">    Part Load Ratio;          !- Actuated Component Control Type</w:t>
      </w:r>
    </w:p>
    <w:p w:rsidR="00301E09" w:rsidRDefault="00301E09" w:rsidP="00DE57D8">
      <w:pPr>
        <w:pStyle w:val="CodeIDDSamples"/>
      </w:pPr>
    </w:p>
    <w:p w:rsidR="00301E09" w:rsidRDefault="00301E09" w:rsidP="00DE57D8">
      <w:pPr>
        <w:pStyle w:val="CodeIDDSamples"/>
      </w:pPr>
      <w:r>
        <w:t xml:space="preserve">  EnergyManagementSystem:OutputVariable,</w:t>
      </w:r>
    </w:p>
    <w:p w:rsidR="00301E09" w:rsidRDefault="00301E09" w:rsidP="00DE57D8">
      <w:pPr>
        <w:pStyle w:val="CodeIDDSamples"/>
      </w:pPr>
      <w:r>
        <w:t xml:space="preserve">    Erl VRF Control Status,   !- Name</w:t>
      </w:r>
    </w:p>
    <w:p w:rsidR="00301E09" w:rsidRDefault="00301E09" w:rsidP="00DE57D8">
      <w:pPr>
        <w:pStyle w:val="CodeIDDSamples"/>
      </w:pPr>
      <w:r>
        <w:t xml:space="preserve">    VRF_Actuator_OnOff,       !- EMS Variable Name</w:t>
      </w:r>
    </w:p>
    <w:p w:rsidR="00301E09" w:rsidRDefault="00301E09" w:rsidP="00DE57D8">
      <w:pPr>
        <w:pStyle w:val="CodeIDDSamples"/>
      </w:pPr>
      <w:r>
        <w:t xml:space="preserve">    Averaged,                 !- Type of Data in Variable</w:t>
      </w:r>
    </w:p>
    <w:p w:rsidR="00301E09" w:rsidRDefault="00301E09" w:rsidP="00DE57D8">
      <w:pPr>
        <w:pStyle w:val="CodeIDDSamples"/>
      </w:pPr>
      <w:r>
        <w:t xml:space="preserve">    SystemTimeStep;           !- Update Frequency</w:t>
      </w:r>
    </w:p>
    <w:p w:rsidR="00301E09" w:rsidRDefault="00301E09" w:rsidP="00DE57D8">
      <w:pPr>
        <w:pStyle w:val="CodeIDDSamples"/>
      </w:pPr>
    </w:p>
    <w:p w:rsidR="00301E09" w:rsidRDefault="00301E09" w:rsidP="00DE57D8">
      <w:pPr>
        <w:pStyle w:val="CodeIDDSamples"/>
      </w:pPr>
      <w:r>
        <w:t xml:space="preserve">  Output:Variable,*,Erl VRF Control Status,</w:t>
      </w:r>
      <w:r w:rsidR="00725B9E">
        <w:t xml:space="preserve"> </w:t>
      </w:r>
      <w:r>
        <w:t>detailed;</w:t>
      </w:r>
    </w:p>
    <w:p w:rsidR="00301E09" w:rsidRDefault="00301E09" w:rsidP="00DE57D8">
      <w:pPr>
        <w:pStyle w:val="CodeIDDSamples"/>
        <w:rPr>
          <w:rFonts w:cs="Courier New"/>
        </w:rPr>
      </w:pPr>
      <w:r>
        <w:rPr>
          <w:rFonts w:cs="Courier New"/>
        </w:rPr>
        <w:t xml:space="preserve">  Output:Variable,*,</w:t>
      </w:r>
      <w:r w:rsidR="00725B9E" w:rsidRPr="00725B9E">
        <w:rPr>
          <w:rFonts w:cs="Courier New"/>
        </w:rPr>
        <w:t>VRF Heat Pump Operating Mode</w:t>
      </w:r>
      <w:r>
        <w:rPr>
          <w:rFonts w:cs="Courier New"/>
        </w:rPr>
        <w:t>,</w:t>
      </w:r>
      <w:r w:rsidR="00725B9E">
        <w:rPr>
          <w:rFonts w:cs="Courier New"/>
        </w:rPr>
        <w:t xml:space="preserve"> </w:t>
      </w:r>
      <w:r>
        <w:rPr>
          <w:rFonts w:cs="Courier New"/>
        </w:rPr>
        <w:t>detailed;</w:t>
      </w:r>
    </w:p>
    <w:p w:rsidR="00301E09" w:rsidRDefault="00301E09" w:rsidP="00DE57D8">
      <w:pPr>
        <w:pStyle w:val="CodeIDDSamples"/>
        <w:rPr>
          <w:rFonts w:cs="Courier New"/>
        </w:rPr>
      </w:pPr>
      <w:r>
        <w:rPr>
          <w:rFonts w:cs="Courier New"/>
        </w:rPr>
        <w:t xml:space="preserve">  Output:Variable,*,</w:t>
      </w:r>
      <w:r w:rsidR="00725B9E" w:rsidRPr="00725B9E">
        <w:rPr>
          <w:rFonts w:cs="Courier New"/>
        </w:rPr>
        <w:t>Cooling Coil Runtime Fraction</w:t>
      </w:r>
      <w:r>
        <w:rPr>
          <w:rFonts w:cs="Courier New"/>
        </w:rPr>
        <w:t>,</w:t>
      </w:r>
      <w:r w:rsidR="00725B9E">
        <w:rPr>
          <w:rFonts w:cs="Courier New"/>
        </w:rPr>
        <w:t xml:space="preserve"> </w:t>
      </w:r>
      <w:r>
        <w:rPr>
          <w:rFonts w:cs="Courier New"/>
        </w:rPr>
        <w:t>detailed;</w:t>
      </w:r>
    </w:p>
    <w:p w:rsidR="00301E09" w:rsidRDefault="00301E09" w:rsidP="00DE57D8">
      <w:pPr>
        <w:pStyle w:val="CodeIDDSamples"/>
        <w:rPr>
          <w:rFonts w:cs="Courier New"/>
        </w:rPr>
      </w:pPr>
      <w:r>
        <w:rPr>
          <w:rFonts w:cs="Courier New"/>
        </w:rPr>
        <w:t xml:space="preserve">  Output:Variable,*,</w:t>
      </w:r>
      <w:r w:rsidR="00725B9E" w:rsidRPr="00725B9E">
        <w:rPr>
          <w:rFonts w:cs="Courier New"/>
        </w:rPr>
        <w:t>Heating Coil Runtime Fraction</w:t>
      </w:r>
      <w:r>
        <w:rPr>
          <w:rFonts w:cs="Courier New"/>
        </w:rPr>
        <w:t>,</w:t>
      </w:r>
      <w:r w:rsidR="00725B9E">
        <w:rPr>
          <w:rFonts w:cs="Courier New"/>
        </w:rPr>
        <w:t xml:space="preserve"> </w:t>
      </w:r>
      <w:r>
        <w:rPr>
          <w:rFonts w:cs="Courier New"/>
        </w:rPr>
        <w:t>detailed;</w:t>
      </w:r>
    </w:p>
    <w:p w:rsidR="00301E09" w:rsidRDefault="00301E09" w:rsidP="00DE57D8">
      <w:pPr>
        <w:pStyle w:val="CodeIDDSamples"/>
      </w:pPr>
    </w:p>
    <w:p w:rsidR="00301E09" w:rsidRDefault="00301E09" w:rsidP="00DE57D8">
      <w:pPr>
        <w:pStyle w:val="CodeIDDSamples"/>
      </w:pPr>
      <w:r>
        <w:t xml:space="preserve">  EnergyManagementSystem:ProgramCallingManager,</w:t>
      </w:r>
    </w:p>
    <w:p w:rsidR="00301E09" w:rsidRDefault="00301E09" w:rsidP="00DE57D8">
      <w:pPr>
        <w:pStyle w:val="CodeIDDSamples"/>
      </w:pPr>
      <w:r>
        <w:t xml:space="preserve">    Init VRF Control Mode Constants,  !- Name</w:t>
      </w:r>
    </w:p>
    <w:p w:rsidR="00301E09" w:rsidRDefault="00301E09" w:rsidP="00DE57D8">
      <w:pPr>
        <w:pStyle w:val="CodeIDDSamples"/>
      </w:pPr>
      <w:r>
        <w:t xml:space="preserve">    BeginNewEnvironment,           !- EnergyPlus Model Calling Point</w:t>
      </w:r>
    </w:p>
    <w:p w:rsidR="00301E09" w:rsidRDefault="00301E09" w:rsidP="00DE57D8">
      <w:pPr>
        <w:pStyle w:val="CodeIDDSamples"/>
      </w:pPr>
      <w:r>
        <w:t xml:space="preserve">    InitializeVRFControlModes;     !- Program Name 1</w:t>
      </w:r>
    </w:p>
    <w:p w:rsidR="00301E09" w:rsidRDefault="00301E09" w:rsidP="00DE57D8">
      <w:pPr>
        <w:pStyle w:val="CodeIDDSamples"/>
      </w:pPr>
    </w:p>
    <w:p w:rsidR="00301E09" w:rsidRDefault="00301E09" w:rsidP="00DE57D8">
      <w:pPr>
        <w:pStyle w:val="CodeIDDSamples"/>
      </w:pPr>
      <w:r>
        <w:t xml:space="preserve">  EnergyManagementSystem:Program,</w:t>
      </w:r>
    </w:p>
    <w:p w:rsidR="00301E09" w:rsidRDefault="00301E09" w:rsidP="00DE57D8">
      <w:pPr>
        <w:pStyle w:val="CodeIDDSamples"/>
      </w:pPr>
      <w:r>
        <w:t xml:space="preserve">    InitializeVRFControlModes,     !- Name</w:t>
      </w:r>
    </w:p>
    <w:p w:rsidR="00301E09" w:rsidRDefault="00301E09" w:rsidP="00DE57D8">
      <w:pPr>
        <w:pStyle w:val="CodeIDDSamples"/>
      </w:pPr>
      <w:r>
        <w:t xml:space="preserve">    Set VRF_Status_Off = 0.0,      !- Program Line 1</w:t>
      </w:r>
    </w:p>
    <w:p w:rsidR="00301E09" w:rsidRDefault="00301E09" w:rsidP="00DE57D8">
      <w:pPr>
        <w:pStyle w:val="CodeIDDSamples"/>
      </w:pPr>
      <w:r>
        <w:t xml:space="preserve">    Set VRF_Status_Cooling = 1.0,  !- Program Line 2</w:t>
      </w:r>
    </w:p>
    <w:p w:rsidR="00301E09" w:rsidRDefault="00301E09" w:rsidP="00DE57D8">
      <w:pPr>
        <w:pStyle w:val="CodeIDDSamples"/>
      </w:pPr>
      <w:r>
        <w:t xml:space="preserve">    Set VRF_Status_Heating = 2.0;  !- Program Line 3</w:t>
      </w:r>
    </w:p>
    <w:p w:rsidR="00301E09" w:rsidRDefault="00301E09" w:rsidP="00DE57D8">
      <w:pPr>
        <w:pStyle w:val="CodeIDDSamples"/>
      </w:pPr>
    </w:p>
    <w:p w:rsidR="00301E09" w:rsidRDefault="00301E09" w:rsidP="00DE57D8">
      <w:pPr>
        <w:pStyle w:val="CodeIDDSamples"/>
      </w:pPr>
      <w:r>
        <w:t xml:space="preserve">  EnergyManagementSystem:GlobalVariable,</w:t>
      </w:r>
    </w:p>
    <w:p w:rsidR="00301E09" w:rsidRDefault="00301E09" w:rsidP="00DE57D8">
      <w:pPr>
        <w:pStyle w:val="CodeIDDSamples"/>
      </w:pPr>
      <w:r>
        <w:t xml:space="preserve">    VRF_Status_Off,                !- Erl Variable 1 Name</w:t>
      </w:r>
    </w:p>
    <w:p w:rsidR="00301E09" w:rsidRDefault="00301E09" w:rsidP="00DE57D8">
      <w:pPr>
        <w:pStyle w:val="CodeIDDSamples"/>
      </w:pPr>
      <w:r>
        <w:t xml:space="preserve">    VRF_Status_Cooling,            !- Erl Variable 2 Name</w:t>
      </w:r>
    </w:p>
    <w:p w:rsidR="00301E09" w:rsidRDefault="00301E09" w:rsidP="00DE57D8">
      <w:pPr>
        <w:pStyle w:val="CodeIDDSamples"/>
      </w:pPr>
      <w:r>
        <w:t xml:space="preserve">    VRF_Status_Heating;            !- Erl Variable 3 Name</w:t>
      </w:r>
    </w:p>
    <w:p w:rsidR="002D59F1" w:rsidRDefault="002D59F1" w:rsidP="002D59F1">
      <w:pPr>
        <w:pStyle w:val="Heading2"/>
      </w:pPr>
      <w:bookmarkStart w:id="230" w:name="_Toc367348345"/>
      <w:r>
        <w:t>Example 13. Surface Construction Actuator for Thermochromic Window</w:t>
      </w:r>
      <w:bookmarkEnd w:id="230"/>
    </w:p>
    <w:p w:rsidR="002D59F1" w:rsidRDefault="002D59F1" w:rsidP="002D59F1">
      <w:pPr>
        <w:pStyle w:val="Heading3"/>
      </w:pPr>
      <w:bookmarkStart w:id="231" w:name="_Toc367348346"/>
      <w:r>
        <w:t>Problem Statement</w:t>
      </w:r>
      <w:bookmarkEnd w:id="231"/>
    </w:p>
    <w:p w:rsidR="002D59F1" w:rsidRDefault="002D59F1" w:rsidP="002D59F1">
      <w:pPr>
        <w:pStyle w:val="BodyText"/>
      </w:pPr>
      <w:r>
        <w:t>There are a variety of novel new technologies for dynamic thermal envelopes that are the subject of research and development. Can we use EMS to investigate dynamic envelope technologies?</w:t>
      </w:r>
    </w:p>
    <w:p w:rsidR="002D59F1" w:rsidRDefault="002D59F1" w:rsidP="002D59F1">
      <w:pPr>
        <w:pStyle w:val="Heading3"/>
      </w:pPr>
      <w:bookmarkStart w:id="232" w:name="_Toc367348347"/>
      <w:r>
        <w:lastRenderedPageBreak/>
        <w:t>EMS Design Discussion</w:t>
      </w:r>
      <w:bookmarkEnd w:id="232"/>
    </w:p>
    <w:p w:rsidR="002D59F1" w:rsidRDefault="002D59F1" w:rsidP="002D59F1">
      <w:pPr>
        <w:pStyle w:val="BodyText"/>
      </w:pPr>
      <w:r>
        <w:t xml:space="preserve">As an example, we will show how to use the EMS to replicate a thermochromic window.  EnergyPlus already has a dedicated model for thermochromic windows (see the input object </w:t>
      </w:r>
      <w:r w:rsidRPr="003E6803">
        <w:t>WindowMaterial:GlazingGroup:Thermochromic</w:t>
      </w:r>
      <w:r>
        <w:t xml:space="preserve">) that is demonstrated in the example file called ThermochromicWindow.idf.  For this EMS example we will start with that file, remove the </w:t>
      </w:r>
      <w:r w:rsidRPr="003E6803">
        <w:t>WindowMaterial:GlazingGroup:Thermochromic</w:t>
      </w:r>
      <w:r>
        <w:t xml:space="preserve"> and emulate the thermochromic window using the EMS actuator called “Surface” with the control type “Construction State.”  </w:t>
      </w:r>
    </w:p>
    <w:p w:rsidR="002D59F1" w:rsidRDefault="002D59F1" w:rsidP="002D59F1">
      <w:pPr>
        <w:pStyle w:val="BodyText"/>
      </w:pPr>
      <w:r>
        <w:t xml:space="preserve">The first step is to create the individual Construction objects that will represent the individual states.  The original thermochromic example file already includes a series of </w:t>
      </w:r>
      <w:r w:rsidRPr="003E6803">
        <w:t>WindowMaterial:Glazing</w:t>
      </w:r>
      <w:r>
        <w:t xml:space="preserve"> input objects that correspond to the properties of the thermochromic glazing at different temperatures.  These glazing layers are then used in a series of Construction objects that represent the entire glazing system description at each temperature “state.”  Separate EnergyManagementSystem:ConstructionIndexVariable objects are then added for each Construction to setup Erl variables that point to each construction. </w:t>
      </w:r>
    </w:p>
    <w:p w:rsidR="002D59F1" w:rsidRDefault="002D59F1" w:rsidP="002D59F1">
      <w:pPr>
        <w:pStyle w:val="BodyText"/>
      </w:pPr>
      <w:r>
        <w:t xml:space="preserve">The control algorithm is very simple.  The temperature of the glazing is used in a long IF-ELSEIF-ELSE-ENDIF block to select the appropriate construction to assign the surface.  In this case the native thermochromic model has an important advantage in that the dedicated model can access the temperature of the middle pane in a triple glazed window whereas the EMS model can only access the temperature of the outside pane or the inside pane.  Here we use the temperature of the outside face of the surface because it is closer to the temperature of the middle pane (which can be much higher when in direct sun). </w:t>
      </w:r>
    </w:p>
    <w:p w:rsidR="002D59F1" w:rsidRDefault="002D59F1" w:rsidP="002D59F1">
      <w:pPr>
        <w:pStyle w:val="Heading3"/>
      </w:pPr>
      <w:bookmarkStart w:id="233" w:name="_Toc367348348"/>
      <w:bookmarkStart w:id="234" w:name="_GoBack"/>
      <w:r>
        <w:t>EMS Input Objects</w:t>
      </w:r>
      <w:bookmarkEnd w:id="233"/>
    </w:p>
    <w:bookmarkEnd w:id="234"/>
    <w:p w:rsidR="002D59F1" w:rsidRDefault="002D59F1" w:rsidP="002D59F1">
      <w:pPr>
        <w:pStyle w:val="BodyText"/>
      </w:pPr>
      <w:r>
        <w:t>The main input objects that implement this example of EMS-based thermochromic glazing system are listed below.  The surface called “Perimeter_ZN_1_wall_south_Window_1” is the one being actuated by EMS and we can observe the outcomes of the override by reporting the output variable called Surface Construction Index.  See the example file called EMSThermochromicWindow.idf.</w:t>
      </w:r>
    </w:p>
    <w:p w:rsidR="002D59F1" w:rsidRDefault="002D59F1" w:rsidP="002D59F1">
      <w:pPr>
        <w:pStyle w:val="BodyText"/>
      </w:pPr>
    </w:p>
    <w:p w:rsidR="002D59F1" w:rsidRDefault="002D59F1" w:rsidP="002D59F1">
      <w:pPr>
        <w:pStyle w:val="CodeIDDSamples"/>
      </w:pPr>
      <w:r>
        <w:t xml:space="preserve">  Construction,</w:t>
      </w:r>
    </w:p>
    <w:p w:rsidR="002D59F1" w:rsidRDefault="002D59F1" w:rsidP="002D59F1">
      <w:pPr>
        <w:pStyle w:val="CodeIDDSamples"/>
      </w:pPr>
      <w:r>
        <w:t xml:space="preserve">    TCwindow_25,                !- Name</w:t>
      </w:r>
    </w:p>
    <w:p w:rsidR="002D59F1" w:rsidRDefault="002D59F1" w:rsidP="002D59F1">
      <w:pPr>
        <w:pStyle w:val="CodeIDDSamples"/>
      </w:pPr>
      <w:r>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WO18RT25,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TCwindow_25, </w:t>
      </w:r>
    </w:p>
    <w:p w:rsidR="002D59F1" w:rsidRDefault="002D59F1" w:rsidP="002D59F1">
      <w:pPr>
        <w:pStyle w:val="CodeIDDSamples"/>
      </w:pPr>
      <w:r>
        <w:t xml:space="preserve">    TCwindow_25;</w:t>
      </w:r>
    </w:p>
    <w:p w:rsidR="002D59F1" w:rsidRDefault="002D59F1" w:rsidP="002D59F1">
      <w:pPr>
        <w:pStyle w:val="CodeIDDSamples"/>
      </w:pPr>
    </w:p>
    <w:p w:rsidR="002D59F1" w:rsidRDefault="002D59F1" w:rsidP="002D59F1">
      <w:pPr>
        <w:pStyle w:val="CodeIDDSamples"/>
      </w:pPr>
      <w:r>
        <w:t xml:space="preserve">  Construction,</w:t>
      </w:r>
    </w:p>
    <w:p w:rsidR="002D59F1" w:rsidRDefault="002D59F1" w:rsidP="002D59F1">
      <w:pPr>
        <w:pStyle w:val="CodeIDDSamples"/>
      </w:pPr>
      <w:r>
        <w:t xml:space="preserve">    TCwindow_27,                !- Name</w:t>
      </w:r>
    </w:p>
    <w:p w:rsidR="002D59F1" w:rsidRDefault="002D59F1" w:rsidP="002D59F1">
      <w:pPr>
        <w:pStyle w:val="CodeIDDSamples"/>
      </w:pPr>
      <w:r>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WO18RT27,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r>
        <w:t xml:space="preserve">    </w:t>
      </w: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TCwindow_27, </w:t>
      </w:r>
    </w:p>
    <w:p w:rsidR="002D59F1" w:rsidRDefault="002D59F1" w:rsidP="002D59F1">
      <w:pPr>
        <w:pStyle w:val="CodeIDDSamples"/>
      </w:pPr>
      <w:r>
        <w:t xml:space="preserve">    TCwindow_27;</w:t>
      </w:r>
    </w:p>
    <w:p w:rsidR="002D59F1" w:rsidRDefault="002D59F1" w:rsidP="002D59F1">
      <w:pPr>
        <w:pStyle w:val="CodeIDDSamples"/>
      </w:pPr>
      <w:r>
        <w:t xml:space="preserve">    </w:t>
      </w:r>
    </w:p>
    <w:p w:rsidR="002D59F1" w:rsidRDefault="002D59F1" w:rsidP="002D59F1">
      <w:pPr>
        <w:pStyle w:val="CodeIDDSamples"/>
      </w:pPr>
      <w:r w:rsidRPr="002D59F1">
        <w:rPr>
          <w:highlight w:val="yellow"/>
        </w:rPr>
        <w:t>&lt;&lt;SNIPPED states between 27C and 80C &gt;&gt;</w:t>
      </w:r>
    </w:p>
    <w:p w:rsidR="002D59F1" w:rsidRDefault="002D59F1" w:rsidP="002D59F1">
      <w:pPr>
        <w:pStyle w:val="CodeIDDSamples"/>
      </w:pPr>
      <w:r>
        <w:t xml:space="preserve">    </w:t>
      </w:r>
    </w:p>
    <w:p w:rsidR="002D59F1" w:rsidRDefault="002D59F1" w:rsidP="002D59F1">
      <w:pPr>
        <w:pStyle w:val="CodeIDDSamples"/>
      </w:pPr>
      <w:r>
        <w:t xml:space="preserve">  Construction,</w:t>
      </w:r>
    </w:p>
    <w:p w:rsidR="002D59F1" w:rsidRDefault="002D59F1" w:rsidP="002D59F1">
      <w:pPr>
        <w:pStyle w:val="CodeIDDSamples"/>
      </w:pPr>
      <w:r>
        <w:t xml:space="preserve">    TCwindow_80,                !- Name</w:t>
      </w:r>
    </w:p>
    <w:p w:rsidR="002D59F1" w:rsidRDefault="002D59F1" w:rsidP="002D59F1">
      <w:pPr>
        <w:pStyle w:val="CodeIDDSamples"/>
      </w:pPr>
      <w:r>
        <w:lastRenderedPageBreak/>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WO18RT80,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TCwindow_80, </w:t>
      </w:r>
    </w:p>
    <w:p w:rsidR="002D59F1" w:rsidRDefault="002D59F1" w:rsidP="002D59F1">
      <w:pPr>
        <w:pStyle w:val="CodeIDDSamples"/>
      </w:pPr>
      <w:r>
        <w:t xml:space="preserve">    TCwindow_80;    </w:t>
      </w:r>
    </w:p>
    <w:p w:rsidR="002D59F1" w:rsidRDefault="002D59F1" w:rsidP="002D59F1">
      <w:pPr>
        <w:pStyle w:val="CodeIDDSamples"/>
      </w:pPr>
    </w:p>
    <w:p w:rsidR="002D59F1" w:rsidRDefault="002D59F1" w:rsidP="002D59F1">
      <w:pPr>
        <w:pStyle w:val="CodeIDDSamples"/>
      </w:pPr>
      <w:r>
        <w:t xml:space="preserve">  Construction,</w:t>
      </w:r>
    </w:p>
    <w:p w:rsidR="002D59F1" w:rsidRDefault="002D59F1" w:rsidP="002D59F1">
      <w:pPr>
        <w:pStyle w:val="CodeIDDSamples"/>
      </w:pPr>
      <w:r>
        <w:t xml:space="preserve">    TCwindow_85,                !- Name</w:t>
      </w:r>
    </w:p>
    <w:p w:rsidR="002D59F1" w:rsidRDefault="002D59F1" w:rsidP="002D59F1">
      <w:pPr>
        <w:pStyle w:val="CodeIDDSamples"/>
      </w:pPr>
      <w:r>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WO18RT85,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r>
        <w:t xml:space="preserve">        </w:t>
      </w: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TCwindow_85, </w:t>
      </w:r>
    </w:p>
    <w:p w:rsidR="002D59F1" w:rsidRDefault="002D59F1" w:rsidP="002D59F1">
      <w:pPr>
        <w:pStyle w:val="CodeIDDSamples"/>
      </w:pPr>
      <w:r>
        <w:t xml:space="preserve">    TCwindow_85;    </w:t>
      </w:r>
    </w:p>
    <w:p w:rsidR="002D59F1" w:rsidRDefault="002D59F1" w:rsidP="002D59F1">
      <w:pPr>
        <w:pStyle w:val="CodeIDDSamples"/>
      </w:pPr>
    </w:p>
    <w:p w:rsidR="002D59F1" w:rsidRDefault="002D59F1" w:rsidP="002D59F1">
      <w:pPr>
        <w:pStyle w:val="CodeIDDSamples"/>
      </w:pPr>
      <w:r>
        <w:t xml:space="preserve">  EnergyManagementSystem:Sensor,</w:t>
      </w:r>
    </w:p>
    <w:p w:rsidR="002D59F1" w:rsidRDefault="002D59F1" w:rsidP="002D59F1">
      <w:pPr>
        <w:pStyle w:val="CodeIDDSamples"/>
      </w:pPr>
      <w:r>
        <w:t xml:space="preserve">    Win1_Tout,</w:t>
      </w:r>
    </w:p>
    <w:p w:rsidR="002D59F1" w:rsidRDefault="002D59F1" w:rsidP="002D59F1">
      <w:pPr>
        <w:pStyle w:val="CodeIDDSamples"/>
      </w:pPr>
      <w:r>
        <w:t xml:space="preserve">    Perimeter_ZN_1_wall_south_Window_1,</w:t>
      </w:r>
    </w:p>
    <w:p w:rsidR="002D59F1" w:rsidRDefault="002D59F1" w:rsidP="002D59F1">
      <w:pPr>
        <w:pStyle w:val="CodeIDDSamples"/>
      </w:pPr>
      <w:r>
        <w:t xml:space="preserve">    Surface Outside </w:t>
      </w:r>
      <w:r w:rsidR="00EA126B">
        <w:t xml:space="preserve">Face </w:t>
      </w:r>
      <w:r>
        <w:t>Temperature;</w:t>
      </w:r>
    </w:p>
    <w:p w:rsidR="002D59F1" w:rsidRDefault="002D59F1" w:rsidP="002D59F1">
      <w:pPr>
        <w:pStyle w:val="CodeIDDSamples"/>
      </w:pPr>
    </w:p>
    <w:p w:rsidR="002D59F1" w:rsidRDefault="002D59F1" w:rsidP="002D59F1">
      <w:pPr>
        <w:pStyle w:val="CodeIDDSamples"/>
      </w:pPr>
      <w:r>
        <w:t xml:space="preserve">  EnergyManagementSystem:Actuator,</w:t>
      </w:r>
    </w:p>
    <w:p w:rsidR="002D59F1" w:rsidRDefault="002D59F1" w:rsidP="002D59F1">
      <w:pPr>
        <w:pStyle w:val="CodeIDDSamples"/>
      </w:pPr>
      <w:r>
        <w:t xml:space="preserve">    Win1_Construct,</w:t>
      </w:r>
    </w:p>
    <w:p w:rsidR="002D59F1" w:rsidRDefault="002D59F1" w:rsidP="002D59F1">
      <w:pPr>
        <w:pStyle w:val="CodeIDDSamples"/>
      </w:pPr>
      <w:r>
        <w:t xml:space="preserve">    Perimeter_ZN_1_wall_south_Window_1,</w:t>
      </w:r>
    </w:p>
    <w:p w:rsidR="002D59F1" w:rsidRDefault="002D59F1" w:rsidP="002D59F1">
      <w:pPr>
        <w:pStyle w:val="CodeIDDSamples"/>
      </w:pPr>
      <w:r>
        <w:t xml:space="preserve">    Surface,</w:t>
      </w:r>
    </w:p>
    <w:p w:rsidR="002D59F1" w:rsidRDefault="002D59F1" w:rsidP="002D59F1">
      <w:pPr>
        <w:pStyle w:val="CodeIDDSamples"/>
      </w:pPr>
      <w:r>
        <w:t xml:space="preserve">    Construction State;</w:t>
      </w:r>
    </w:p>
    <w:p w:rsidR="002D59F1" w:rsidRDefault="002D59F1" w:rsidP="002D59F1">
      <w:pPr>
        <w:pStyle w:val="CodeIDDSamples"/>
      </w:pPr>
    </w:p>
    <w:p w:rsidR="002D59F1" w:rsidRDefault="002D59F1" w:rsidP="002D59F1">
      <w:pPr>
        <w:pStyle w:val="CodeIDDSamples"/>
      </w:pPr>
      <w:r>
        <w:t xml:space="preserve">  EnergyManagementSystem:ProgramCallingManager,</w:t>
      </w:r>
    </w:p>
    <w:p w:rsidR="002D59F1" w:rsidRDefault="002D59F1" w:rsidP="002D59F1">
      <w:pPr>
        <w:pStyle w:val="CodeIDDSamples"/>
      </w:pPr>
      <w:r>
        <w:t xml:space="preserve">    My thermochromic window emulator,</w:t>
      </w:r>
    </w:p>
    <w:p w:rsidR="002D59F1" w:rsidRDefault="002D59F1" w:rsidP="002D59F1">
      <w:pPr>
        <w:pStyle w:val="CodeIDDSamples"/>
      </w:pPr>
      <w:r>
        <w:t xml:space="preserve">    BeginTimestepBeforePredictor,</w:t>
      </w:r>
    </w:p>
    <w:p w:rsidR="002D59F1" w:rsidRDefault="002D59F1" w:rsidP="002D59F1">
      <w:pPr>
        <w:pStyle w:val="CodeIDDSamples"/>
      </w:pPr>
      <w:r>
        <w:t xml:space="preserve">    ZN_1_wall_south_Window_1_Control;</w:t>
      </w:r>
    </w:p>
    <w:p w:rsidR="002D59F1" w:rsidRDefault="002D59F1" w:rsidP="002D59F1">
      <w:pPr>
        <w:pStyle w:val="CodeIDDSamples"/>
      </w:pPr>
      <w:r>
        <w:t xml:space="preserve">    </w:t>
      </w:r>
    </w:p>
    <w:p w:rsidR="002D59F1" w:rsidRDefault="002D59F1" w:rsidP="002D59F1">
      <w:pPr>
        <w:pStyle w:val="CodeIDDSamples"/>
      </w:pPr>
      <w:r>
        <w:t xml:space="preserve">  EnergyManagementSystem:Program,</w:t>
      </w:r>
    </w:p>
    <w:p w:rsidR="002D59F1" w:rsidRDefault="002D59F1" w:rsidP="002D59F1">
      <w:pPr>
        <w:pStyle w:val="CodeIDDSamples"/>
      </w:pPr>
      <w:r>
        <w:t xml:space="preserve">    ZN_1_wall_south_Window_1_Control,</w:t>
      </w:r>
    </w:p>
    <w:p w:rsidR="002D59F1" w:rsidRDefault="002D59F1" w:rsidP="002D59F1">
      <w:pPr>
        <w:pStyle w:val="CodeIDDSamples"/>
      </w:pPr>
      <w:r>
        <w:t xml:space="preserve">    IF Win1_Tout &lt;= 26.0 ,</w:t>
      </w:r>
    </w:p>
    <w:p w:rsidR="002D59F1" w:rsidRDefault="002D59F1" w:rsidP="002D59F1">
      <w:pPr>
        <w:pStyle w:val="CodeIDDSamples"/>
      </w:pPr>
      <w:r>
        <w:t xml:space="preserve">      Set Win1_Construct = TCwindow_25,</w:t>
      </w:r>
    </w:p>
    <w:p w:rsidR="002D59F1" w:rsidRDefault="002D59F1" w:rsidP="002D59F1">
      <w:pPr>
        <w:pStyle w:val="CodeIDDSamples"/>
      </w:pPr>
      <w:r>
        <w:t xml:space="preserve">    ELSEIF Win1_Tout &lt;= 28.0 ,</w:t>
      </w:r>
    </w:p>
    <w:p w:rsidR="002D59F1" w:rsidRDefault="002D59F1" w:rsidP="002D59F1">
      <w:pPr>
        <w:pStyle w:val="CodeIDDSamples"/>
      </w:pPr>
      <w:r>
        <w:t xml:space="preserve">      SEt Win1_Construct = TCwindow_27,</w:t>
      </w:r>
    </w:p>
    <w:p w:rsidR="002D59F1" w:rsidRDefault="002D59F1" w:rsidP="002D59F1">
      <w:pPr>
        <w:pStyle w:val="CodeIDDSamples"/>
      </w:pPr>
      <w:r>
        <w:t xml:space="preserve">    ELSEIF Win1_Tout &lt;= 30.0 , </w:t>
      </w:r>
    </w:p>
    <w:p w:rsidR="002D59F1" w:rsidRDefault="002D59F1" w:rsidP="002D59F1">
      <w:pPr>
        <w:pStyle w:val="CodeIDDSamples"/>
      </w:pPr>
      <w:r>
        <w:t xml:space="preserve">      SET Win1_Construct = TCwindow_29,</w:t>
      </w:r>
    </w:p>
    <w:p w:rsidR="002D59F1" w:rsidRDefault="002D59F1" w:rsidP="002D59F1">
      <w:pPr>
        <w:pStyle w:val="CodeIDDSamples"/>
      </w:pPr>
      <w:r>
        <w:t xml:space="preserve">    ELSEIF Win1_Tout &lt;= 32.0 , </w:t>
      </w:r>
    </w:p>
    <w:p w:rsidR="002D59F1" w:rsidRDefault="002D59F1" w:rsidP="002D59F1">
      <w:pPr>
        <w:pStyle w:val="CodeIDDSamples"/>
      </w:pPr>
      <w:r>
        <w:t xml:space="preserve">      SET Win1_Construct = TCwindow_31, </w:t>
      </w:r>
    </w:p>
    <w:p w:rsidR="002D59F1" w:rsidRDefault="002D59F1" w:rsidP="002D59F1">
      <w:pPr>
        <w:pStyle w:val="CodeIDDSamples"/>
      </w:pPr>
      <w:r>
        <w:t xml:space="preserve">    ELSEIF Win1_Tout &lt;= 34.0 , </w:t>
      </w:r>
    </w:p>
    <w:p w:rsidR="002D59F1" w:rsidRDefault="002D59F1" w:rsidP="002D59F1">
      <w:pPr>
        <w:pStyle w:val="CodeIDDSamples"/>
      </w:pPr>
      <w:r>
        <w:t xml:space="preserve">      SET Win1_Construct = TCwindow_33, </w:t>
      </w:r>
    </w:p>
    <w:p w:rsidR="002D59F1" w:rsidRDefault="002D59F1" w:rsidP="002D59F1">
      <w:pPr>
        <w:pStyle w:val="CodeIDDSamples"/>
      </w:pPr>
      <w:r>
        <w:t xml:space="preserve">    ELSEIF Win1_Tout &lt;= 36.0 , </w:t>
      </w:r>
    </w:p>
    <w:p w:rsidR="002D59F1" w:rsidRDefault="002D59F1" w:rsidP="002D59F1">
      <w:pPr>
        <w:pStyle w:val="CodeIDDSamples"/>
      </w:pPr>
      <w:r>
        <w:t xml:space="preserve">      SET Win1_Construct = TCwindow_35, </w:t>
      </w:r>
    </w:p>
    <w:p w:rsidR="002D59F1" w:rsidRDefault="002D59F1" w:rsidP="002D59F1">
      <w:pPr>
        <w:pStyle w:val="CodeIDDSamples"/>
      </w:pPr>
      <w:r>
        <w:t xml:space="preserve">    ELSEIF Win1_Tout &lt;= 38.0 , </w:t>
      </w:r>
    </w:p>
    <w:p w:rsidR="002D59F1" w:rsidRDefault="002D59F1" w:rsidP="002D59F1">
      <w:pPr>
        <w:pStyle w:val="CodeIDDSamples"/>
      </w:pPr>
      <w:r>
        <w:t xml:space="preserve">      SET Win1_Construct = TCwindow_37, </w:t>
      </w:r>
    </w:p>
    <w:p w:rsidR="002D59F1" w:rsidRDefault="002D59F1" w:rsidP="002D59F1">
      <w:pPr>
        <w:pStyle w:val="CodeIDDSamples"/>
      </w:pPr>
      <w:r>
        <w:t xml:space="preserve">    ELSEIF Win1_Tout &lt;= 40.0 , </w:t>
      </w:r>
    </w:p>
    <w:p w:rsidR="002D59F1" w:rsidRDefault="002D59F1" w:rsidP="002D59F1">
      <w:pPr>
        <w:pStyle w:val="CodeIDDSamples"/>
      </w:pPr>
      <w:r>
        <w:t xml:space="preserve">      SET Win1_Construct = TCwindow_39,  </w:t>
      </w:r>
    </w:p>
    <w:p w:rsidR="002D59F1" w:rsidRDefault="002D59F1" w:rsidP="002D59F1">
      <w:pPr>
        <w:pStyle w:val="CodeIDDSamples"/>
      </w:pPr>
      <w:r>
        <w:t xml:space="preserve">    ELSEIF Win1_Tout &lt;= 42.0 , </w:t>
      </w:r>
    </w:p>
    <w:p w:rsidR="002D59F1" w:rsidRDefault="002D59F1" w:rsidP="002D59F1">
      <w:pPr>
        <w:pStyle w:val="CodeIDDSamples"/>
      </w:pPr>
      <w:r>
        <w:t xml:space="preserve">      SET Win1_Construct = TCwindow_41,  </w:t>
      </w:r>
    </w:p>
    <w:p w:rsidR="002D59F1" w:rsidRDefault="002D59F1" w:rsidP="002D59F1">
      <w:pPr>
        <w:pStyle w:val="CodeIDDSamples"/>
      </w:pPr>
      <w:r>
        <w:t xml:space="preserve">    ELSEIF Win1_Tout &lt;= 44.0 , </w:t>
      </w:r>
    </w:p>
    <w:p w:rsidR="002D59F1" w:rsidRDefault="002D59F1" w:rsidP="002D59F1">
      <w:pPr>
        <w:pStyle w:val="CodeIDDSamples"/>
      </w:pPr>
      <w:r>
        <w:t xml:space="preserve">      SET Win1_Construct = TCwindow_43, </w:t>
      </w:r>
    </w:p>
    <w:p w:rsidR="002D59F1" w:rsidRDefault="002D59F1" w:rsidP="002D59F1">
      <w:pPr>
        <w:pStyle w:val="CodeIDDSamples"/>
      </w:pPr>
      <w:r>
        <w:t xml:space="preserve">    ELSEIF Win1_Tout &lt;= 47.5 , </w:t>
      </w:r>
    </w:p>
    <w:p w:rsidR="002D59F1" w:rsidRDefault="002D59F1" w:rsidP="002D59F1">
      <w:pPr>
        <w:pStyle w:val="CodeIDDSamples"/>
      </w:pPr>
      <w:r>
        <w:t xml:space="preserve">      SET Win1_Construct = TCwindow_45, </w:t>
      </w:r>
    </w:p>
    <w:p w:rsidR="002D59F1" w:rsidRDefault="002D59F1" w:rsidP="002D59F1">
      <w:pPr>
        <w:pStyle w:val="CodeIDDSamples"/>
      </w:pPr>
      <w:r>
        <w:t xml:space="preserve">    ELSEIF Win1_Tout &lt;= 52.5 , </w:t>
      </w:r>
    </w:p>
    <w:p w:rsidR="002D59F1" w:rsidRDefault="002D59F1" w:rsidP="002D59F1">
      <w:pPr>
        <w:pStyle w:val="CodeIDDSamples"/>
      </w:pPr>
      <w:r>
        <w:lastRenderedPageBreak/>
        <w:t xml:space="preserve">      SET Win1_Construct = TCwindow_50,  </w:t>
      </w:r>
    </w:p>
    <w:p w:rsidR="002D59F1" w:rsidRDefault="002D59F1" w:rsidP="002D59F1">
      <w:pPr>
        <w:pStyle w:val="CodeIDDSamples"/>
      </w:pPr>
      <w:r>
        <w:t xml:space="preserve">    ELSEIF Win1_Tout &lt;= 57.5 , </w:t>
      </w:r>
    </w:p>
    <w:p w:rsidR="002D59F1" w:rsidRDefault="002D59F1" w:rsidP="002D59F1">
      <w:pPr>
        <w:pStyle w:val="CodeIDDSamples"/>
      </w:pPr>
      <w:r>
        <w:t xml:space="preserve">      SET Win1_Construct = TCwindow_55,  </w:t>
      </w:r>
    </w:p>
    <w:p w:rsidR="002D59F1" w:rsidRDefault="002D59F1" w:rsidP="002D59F1">
      <w:pPr>
        <w:pStyle w:val="CodeIDDSamples"/>
      </w:pPr>
      <w:r>
        <w:t xml:space="preserve">    ELSEIF Win1_Tout &lt;= 62.5 , </w:t>
      </w:r>
    </w:p>
    <w:p w:rsidR="002D59F1" w:rsidRDefault="002D59F1" w:rsidP="002D59F1">
      <w:pPr>
        <w:pStyle w:val="CodeIDDSamples"/>
      </w:pPr>
      <w:r>
        <w:t xml:space="preserve">      SET Win1_Construct = TCwindow_60, </w:t>
      </w:r>
    </w:p>
    <w:p w:rsidR="002D59F1" w:rsidRDefault="002D59F1" w:rsidP="002D59F1">
      <w:pPr>
        <w:pStyle w:val="CodeIDDSamples"/>
      </w:pPr>
      <w:r>
        <w:t xml:space="preserve">    ELSEIF Win1_Tout &lt;= 67.5 , </w:t>
      </w:r>
    </w:p>
    <w:p w:rsidR="002D59F1" w:rsidRDefault="002D59F1" w:rsidP="002D59F1">
      <w:pPr>
        <w:pStyle w:val="CodeIDDSamples"/>
      </w:pPr>
      <w:r>
        <w:t xml:space="preserve">      SET Win1_Construct = TCwindow_65, </w:t>
      </w:r>
    </w:p>
    <w:p w:rsidR="002D59F1" w:rsidRDefault="002D59F1" w:rsidP="002D59F1">
      <w:pPr>
        <w:pStyle w:val="CodeIDDSamples"/>
      </w:pPr>
      <w:r>
        <w:t xml:space="preserve">    ELSEIF Win1_Tout &lt;= 72.5 , </w:t>
      </w:r>
    </w:p>
    <w:p w:rsidR="002D59F1" w:rsidRDefault="002D59F1" w:rsidP="002D59F1">
      <w:pPr>
        <w:pStyle w:val="CodeIDDSamples"/>
      </w:pPr>
      <w:r>
        <w:t xml:space="preserve">      SET Win1_Construct = TCwindow_70, </w:t>
      </w:r>
    </w:p>
    <w:p w:rsidR="002D59F1" w:rsidRDefault="002D59F1" w:rsidP="002D59F1">
      <w:pPr>
        <w:pStyle w:val="CodeIDDSamples"/>
      </w:pPr>
      <w:r>
        <w:t xml:space="preserve">    ELSEIF Win1_Tout &lt;= 77.5 , </w:t>
      </w:r>
    </w:p>
    <w:p w:rsidR="002D59F1" w:rsidRDefault="002D59F1" w:rsidP="002D59F1">
      <w:pPr>
        <w:pStyle w:val="CodeIDDSamples"/>
      </w:pPr>
      <w:r>
        <w:t xml:space="preserve">      SET Win1_Construct = TCwindow_75,</w:t>
      </w:r>
    </w:p>
    <w:p w:rsidR="002D59F1" w:rsidRDefault="002D59F1" w:rsidP="002D59F1">
      <w:pPr>
        <w:pStyle w:val="CodeIDDSamples"/>
      </w:pPr>
      <w:r>
        <w:t xml:space="preserve">    ELSEIF Win1_Tout &lt;= 82.5 , </w:t>
      </w:r>
    </w:p>
    <w:p w:rsidR="002D59F1" w:rsidRDefault="002D59F1" w:rsidP="002D59F1">
      <w:pPr>
        <w:pStyle w:val="CodeIDDSamples"/>
      </w:pPr>
      <w:r>
        <w:t xml:space="preserve">      SET Win1_Construct = TCwindow_80, </w:t>
      </w:r>
    </w:p>
    <w:p w:rsidR="002D59F1" w:rsidRDefault="002D59F1" w:rsidP="002D59F1">
      <w:pPr>
        <w:pStyle w:val="CodeIDDSamples"/>
      </w:pPr>
      <w:r>
        <w:t xml:space="preserve">    ELSE , </w:t>
      </w:r>
    </w:p>
    <w:p w:rsidR="002D59F1" w:rsidRDefault="002D59F1" w:rsidP="002D59F1">
      <w:pPr>
        <w:pStyle w:val="CodeIDDSamples"/>
      </w:pPr>
      <w:r>
        <w:t xml:space="preserve">      SET Win1_Construct = TCwindow_85, </w:t>
      </w:r>
    </w:p>
    <w:p w:rsidR="002D59F1" w:rsidRDefault="002D59F1" w:rsidP="002D59F1">
      <w:pPr>
        <w:pStyle w:val="CodeIDDSamples"/>
      </w:pPr>
      <w:r>
        <w:t xml:space="preserve">    ENDIF;</w:t>
      </w:r>
    </w:p>
    <w:p w:rsidR="002D59F1" w:rsidRDefault="002D59F1" w:rsidP="002D59F1">
      <w:pPr>
        <w:pStyle w:val="CodeIDDSamples"/>
      </w:pPr>
    </w:p>
    <w:p w:rsidR="002D59F1" w:rsidRPr="00CC1942" w:rsidRDefault="002D59F1" w:rsidP="002D59F1">
      <w:pPr>
        <w:pStyle w:val="CodeIDDSamples"/>
      </w:pPr>
      <w:r>
        <w:t>Output:Variable, Perimeter_ZN_1_wall_south_Window_1, Surface Construction Index, timestep;</w:t>
      </w:r>
    </w:p>
    <w:p w:rsidR="00301E09" w:rsidRDefault="00301E09" w:rsidP="00DE57D8">
      <w:pPr>
        <w:pStyle w:val="BodyText"/>
      </w:pPr>
    </w:p>
    <w:p w:rsidR="00301E09" w:rsidRDefault="00301E09" w:rsidP="007718C9">
      <w:pPr>
        <w:pStyle w:val="Heading1"/>
      </w:pPr>
      <w:bookmarkStart w:id="235" w:name="_Toc367348349"/>
      <w:r>
        <w:lastRenderedPageBreak/>
        <w:t>Debugging EMS Programs</w:t>
      </w:r>
      <w:bookmarkEnd w:id="235"/>
    </w:p>
    <w:p w:rsidR="00301E09" w:rsidRDefault="00301E09" w:rsidP="007718C9">
      <w:pPr>
        <w:pStyle w:val="BodyText"/>
      </w:pPr>
      <w:r>
        <w:t>This section discusses approaches to debugging Erl programs. As you develop your own programs, you will need to identify and correct coding problems. The task of debugging an Erl program is challenging. Compared to most programming, with integrated development environments and sophisticated debugging interfaces, the Erl programmer has only rudimentary tools available for debugging. If you have some type of developer license and EnergyPlus source code, you could debug Erl programs inside a full-featured debugging environment (such as IVF integrated into VS9). But this is only for extremely advanced users and developers implementing EMS related code inside EnergyPlus. Most users’ EMS should have little need to deal with compilers and development environments, because enough information is produced by EnergyPlus when it runs their Erl programs. This section examines output related to EMS in an effort to help you debug your Erl programs.</w:t>
      </w:r>
    </w:p>
    <w:p w:rsidR="00301E09" w:rsidRDefault="00301E09" w:rsidP="00684483">
      <w:pPr>
        <w:pStyle w:val="Heading2"/>
      </w:pPr>
      <w:bookmarkStart w:id="236" w:name="_Toc367348350"/>
      <w:r>
        <w:t>ERR File</w:t>
      </w:r>
      <w:bookmarkEnd w:id="236"/>
    </w:p>
    <w:p w:rsidR="00301E09" w:rsidRDefault="00301E09" w:rsidP="002B6C08">
      <w:pPr>
        <w:pStyle w:val="BodyText"/>
        <w:spacing w:after="180"/>
      </w:pPr>
      <w:r>
        <w:t xml:space="preserve">A key output file to review is the ERR file (eplusout.err), the one with the “.err” file extension. This is the common error file for all of EnergyPlus, and many EMS-related errors will appear there. The file might contain critical problems that arose while the Erl programs were being read in and processed. Although the EDD file will likely be the focus of most debugging, remember the ERR file. Also, sometimes no EDD file is produced from a run. This occurs when problems are captured early during input processing and the program fatals out before an Erl program is run. Depending on the run manager you use to execute EnergyPlus, the EDD file may be from a previous run, so check the file creation times for ERR and EDD. </w:t>
      </w:r>
    </w:p>
    <w:p w:rsidR="00301E09" w:rsidRDefault="00301E09" w:rsidP="00170377">
      <w:pPr>
        <w:pStyle w:val="BodyText"/>
      </w:pPr>
      <w:r>
        <w:t xml:space="preserve">An especially important error revealed in the ERR file is truncation from too long input. Each program line in Erl is limited to 100 characters. (It becomes useful to keep variable names shorter in Erl because the line length limit can be onerous.)  If there are more than 100 characters, the program truncates the line to the first 100. This will often throw a severe error that halts because the truncated line is not a valid statement. But an unlucky truncation may form a viable line of code and the program will run. Truncation of any Erl program line is surely a bad thing, so it is important to check the ERR file. </w:t>
      </w:r>
    </w:p>
    <w:p w:rsidR="00301E09" w:rsidRDefault="00301E09" w:rsidP="00684483">
      <w:pPr>
        <w:pStyle w:val="Heading2"/>
      </w:pPr>
      <w:bookmarkStart w:id="237" w:name="_Toc367348351"/>
      <w:r>
        <w:t>EDD File</w:t>
      </w:r>
      <w:bookmarkEnd w:id="237"/>
    </w:p>
    <w:p w:rsidR="00301E09" w:rsidRPr="001A0FCC" w:rsidRDefault="00301E09" w:rsidP="002B6C08">
      <w:pPr>
        <w:pStyle w:val="BodyText"/>
        <w:spacing w:after="180"/>
      </w:pPr>
      <w:r>
        <w:t xml:space="preserve">If the Erl programs are processed and start running, the EDD becomes a primary source of information for debugging. The EDD file is the output file associated only with the EMS. When a line of Erl code is executed, and full trace is selected, the program will output records that are useful for debugging. </w:t>
      </w:r>
    </w:p>
    <w:p w:rsidR="00301E09" w:rsidRPr="007718C9" w:rsidRDefault="00301E09" w:rsidP="00170377">
      <w:pPr>
        <w:pStyle w:val="BodyText"/>
      </w:pPr>
      <w:r>
        <w:t xml:space="preserve">It is very important to be careful with the EDD file. There are options to control how verbose the EDD file becomes with modes such as only the errors or a full trace. The full trace option should be used with care because a full line-by-line trace of EMS program execution for an annual run can easily create an enormous file that is too large for most computer systems. </w:t>
      </w:r>
    </w:p>
    <w:p w:rsidR="00301E09" w:rsidRDefault="00301E09" w:rsidP="007718C9">
      <w:pPr>
        <w:pStyle w:val="Heading2"/>
      </w:pPr>
      <w:bookmarkStart w:id="238" w:name="_Toc367348352"/>
      <w:r>
        <w:t>Line Trace</w:t>
      </w:r>
      <w:bookmarkEnd w:id="238"/>
    </w:p>
    <w:p w:rsidR="00301E09" w:rsidRDefault="00301E09" w:rsidP="002B6C08">
      <w:pPr>
        <w:pStyle w:val="BodyText"/>
        <w:spacing w:after="180"/>
      </w:pPr>
      <w:r>
        <w:t xml:space="preserve">You can use the EDD file to examine the execution of every line of code. If you request a verbose level of debugging output in the Output:EnergyManagementSystem input object, the EDD file will contain a series of text records that trace the execution of each line of Erl code. Traces contain the name of the program, the program line number, the text of the line, the result returned by executing the line (if any), and a timestamp that indicates when it was </w:t>
      </w:r>
      <w:r>
        <w:lastRenderedPageBreak/>
        <w:t>executed during the environment period. Note that the EDD file is only produced if you have EMS/Erl programs in your input file.</w:t>
      </w:r>
    </w:p>
    <w:p w:rsidR="00301E09" w:rsidRDefault="00301E09" w:rsidP="002B6C08">
      <w:pPr>
        <w:pStyle w:val="BodyText"/>
        <w:spacing w:after="180"/>
      </w:pPr>
      <w:r>
        <w:t xml:space="preserve">An example of a single trace follows. This is one record, or single line of text from one of the traces in an EDD file. </w:t>
      </w:r>
    </w:p>
    <w:p w:rsidR="00301E09" w:rsidRDefault="00301E09" w:rsidP="002B6C08">
      <w:pPr>
        <w:pStyle w:val="CodeIDDSamples"/>
        <w:spacing w:after="180"/>
      </w:pPr>
      <w:r w:rsidRPr="00295BA8">
        <w:t>VAV1MIXEDAIRMANAGERS,Line 1,SET VAV_1_COOLC_SETPOINT = SEASONAL_RESET_SAT_SCHED - ( T_VAV1FANOUT - T_VAV1FANIN),13.0000000000000, During Warmup, Occurrence info=CHICAGO IL USA TMY2-94846 WMO#=725300, 01/01 18:30 - 18:45</w:t>
      </w:r>
    </w:p>
    <w:p w:rsidR="00301E09" w:rsidRDefault="00301E09" w:rsidP="002B6C08">
      <w:pPr>
        <w:pStyle w:val="BodyText"/>
        <w:spacing w:after="180"/>
      </w:pPr>
      <w:r>
        <w:t xml:space="preserve">Each block of text is separated by comma, so the trace information could be read into a spreadsheet and formatted to columns using comma separation. </w:t>
      </w:r>
    </w:p>
    <w:p w:rsidR="00301E09" w:rsidRPr="00B75361" w:rsidRDefault="00301E09" w:rsidP="002B6C08">
      <w:pPr>
        <w:pStyle w:val="BodyText"/>
        <w:spacing w:after="180"/>
        <w:rPr>
          <w:rFonts w:cs="Arial"/>
        </w:rPr>
      </w:pPr>
      <w:r w:rsidRPr="00B75361">
        <w:rPr>
          <w:rFonts w:cs="Arial"/>
        </w:rPr>
        <w:t xml:space="preserve">“VAV1MIXEDAIRMANAGERS” is the name of </w:t>
      </w:r>
      <w:r>
        <w:rPr>
          <w:rFonts w:cs="Arial"/>
        </w:rPr>
        <w:t xml:space="preserve">a </w:t>
      </w:r>
      <w:r w:rsidRPr="00B75361">
        <w:rPr>
          <w:rFonts w:cs="Arial"/>
        </w:rPr>
        <w:t>user-defined Erl Program</w:t>
      </w:r>
      <w:r>
        <w:rPr>
          <w:rFonts w:cs="Arial"/>
        </w:rPr>
        <w:t xml:space="preserve">. </w:t>
      </w:r>
    </w:p>
    <w:p w:rsidR="00301E09" w:rsidRPr="00B75361" w:rsidRDefault="00301E09" w:rsidP="002B6C08">
      <w:pPr>
        <w:pStyle w:val="BodyText"/>
        <w:spacing w:after="180"/>
        <w:rPr>
          <w:rFonts w:cs="Arial"/>
        </w:rPr>
      </w:pPr>
      <w:r w:rsidRPr="00B75361">
        <w:rPr>
          <w:rFonts w:cs="Arial"/>
        </w:rPr>
        <w:t>“Line 1” indicates that this trace is from the first line of the Erl program called VAV1MIXEDAIRMANAGERS</w:t>
      </w:r>
      <w:r>
        <w:rPr>
          <w:rFonts w:cs="Arial"/>
        </w:rPr>
        <w:t xml:space="preserve">. </w:t>
      </w:r>
    </w:p>
    <w:p w:rsidR="00301E09" w:rsidRPr="00B75361" w:rsidRDefault="00301E09" w:rsidP="002B6C08">
      <w:pPr>
        <w:pStyle w:val="BodyText"/>
        <w:spacing w:after="180"/>
        <w:rPr>
          <w:rFonts w:cs="Arial"/>
        </w:rPr>
      </w:pPr>
      <w:r w:rsidRPr="00B75361">
        <w:rPr>
          <w:rFonts w:cs="Arial"/>
        </w:rPr>
        <w:t>The next block of text, “SET VAV_1_COOLC_SETPOINT = SEASONAL_RESET_SAT_SCHED - ( T_VAV1FANOUT - T_VAV1FANIN)” is the Erl program statement contained at Line 1 in the Erl program called VAV1MIXEDAIRMANAGERS.</w:t>
      </w:r>
    </w:p>
    <w:p w:rsidR="00301E09" w:rsidRPr="00B75361" w:rsidRDefault="00301E09" w:rsidP="002B6C08">
      <w:pPr>
        <w:pStyle w:val="BodyText"/>
        <w:spacing w:after="180"/>
        <w:rPr>
          <w:rFonts w:cs="Arial"/>
        </w:rPr>
      </w:pPr>
      <w:r w:rsidRPr="00B75361">
        <w:rPr>
          <w:rFonts w:cs="Arial"/>
        </w:rPr>
        <w:t>The value “13.0000000000000” is the result of this particular SET statement</w:t>
      </w:r>
      <w:r>
        <w:rPr>
          <w:rFonts w:cs="Arial"/>
        </w:rPr>
        <w:t xml:space="preserve">. </w:t>
      </w:r>
      <w:r w:rsidRPr="00B75361">
        <w:rPr>
          <w:rFonts w:cs="Arial"/>
        </w:rPr>
        <w:t>The value of 13.0 has been assigned to the variable called VAV_1_COOLC_SETPOINT</w:t>
      </w:r>
      <w:r>
        <w:rPr>
          <w:rFonts w:cs="Arial"/>
        </w:rPr>
        <w:t xml:space="preserve">. </w:t>
      </w:r>
    </w:p>
    <w:p w:rsidR="00301E09" w:rsidRPr="00B75361" w:rsidRDefault="00301E09" w:rsidP="002B6C08">
      <w:pPr>
        <w:pStyle w:val="BodyText"/>
        <w:spacing w:after="180"/>
        <w:rPr>
          <w:rFonts w:cs="Arial"/>
        </w:rPr>
      </w:pPr>
      <w:r w:rsidRPr="00B75361">
        <w:rPr>
          <w:rFonts w:cs="Arial"/>
        </w:rPr>
        <w:t>The next block of text “During Warmup” indicates that the line was executed while the simulation was in a warm up phase</w:t>
      </w:r>
      <w:r>
        <w:rPr>
          <w:rFonts w:cs="Arial"/>
        </w:rPr>
        <w:t xml:space="preserve">. </w:t>
      </w:r>
      <w:r w:rsidRPr="00B75361">
        <w:rPr>
          <w:rFonts w:cs="Arial"/>
        </w:rPr>
        <w:t xml:space="preserve">(Warmup happens during the beginning of each environment period to precondition the model’s transients with the conditions of the first day.)  </w:t>
      </w:r>
    </w:p>
    <w:p w:rsidR="00301E09" w:rsidRPr="00B75361" w:rsidRDefault="00301E09" w:rsidP="002B6C08">
      <w:pPr>
        <w:pStyle w:val="BodyText"/>
        <w:spacing w:after="180"/>
        <w:rPr>
          <w:rFonts w:cs="Arial"/>
        </w:rPr>
      </w:pPr>
      <w:r w:rsidRPr="00B75361">
        <w:rPr>
          <w:rFonts w:cs="Arial"/>
        </w:rPr>
        <w:t>The next block of text “Occurrence info=CHICAGO IL USA TMY2-94846 WMO#=725300” indicates the environment period being simulated</w:t>
      </w:r>
      <w:r>
        <w:rPr>
          <w:rFonts w:cs="Arial"/>
        </w:rPr>
        <w:t xml:space="preserve">. </w:t>
      </w:r>
      <w:r w:rsidRPr="00B75361">
        <w:rPr>
          <w:rFonts w:cs="Arial"/>
        </w:rPr>
        <w:t>This is a weather-file-based RunPeriod for Chicago using TMY2 data source associated with weather station number 725300</w:t>
      </w:r>
      <w:r>
        <w:rPr>
          <w:rFonts w:cs="Arial"/>
        </w:rPr>
        <w:t xml:space="preserve">. </w:t>
      </w:r>
    </w:p>
    <w:p w:rsidR="00301E09" w:rsidRPr="00B75361" w:rsidRDefault="00301E09" w:rsidP="00295BA8">
      <w:pPr>
        <w:pStyle w:val="BodyText"/>
        <w:rPr>
          <w:rFonts w:cs="Arial"/>
        </w:rPr>
      </w:pPr>
      <w:r w:rsidRPr="00B75361">
        <w:rPr>
          <w:rFonts w:cs="Arial"/>
        </w:rPr>
        <w:t xml:space="preserve">The last block of text “01/01 18:30 - 18:45” is the date and time of day for the simulation timestep when the Erl program line was executed. </w:t>
      </w:r>
    </w:p>
    <w:p w:rsidR="00301E09" w:rsidRDefault="00301E09" w:rsidP="00295BA8">
      <w:pPr>
        <w:pStyle w:val="BodyText"/>
      </w:pPr>
    </w:p>
    <w:p w:rsidR="00301E09" w:rsidRDefault="00301E09" w:rsidP="00A36B94">
      <w:pPr>
        <w:pStyle w:val="Heading2"/>
      </w:pPr>
      <w:bookmarkStart w:id="239" w:name="_Toc367348353"/>
      <w:r>
        <w:t>Debugging Strategies</w:t>
      </w:r>
      <w:bookmarkEnd w:id="239"/>
    </w:p>
    <w:p w:rsidR="00301E09" w:rsidRDefault="00301E09" w:rsidP="002B6C08">
      <w:pPr>
        <w:pStyle w:val="BodyText"/>
        <w:spacing w:after="180"/>
      </w:pPr>
      <w:r>
        <w:t xml:space="preserve">This section attempts to provide some debugging tips. </w:t>
      </w:r>
    </w:p>
    <w:p w:rsidR="00301E09" w:rsidRDefault="00301E09" w:rsidP="002B6C08">
      <w:pPr>
        <w:pStyle w:val="BodyText"/>
        <w:spacing w:after="180"/>
      </w:pPr>
      <w:r>
        <w:t xml:space="preserve">There is no debugging environment, so the main way to obtain information is to use verbose mode and trace each line. </w:t>
      </w:r>
    </w:p>
    <w:p w:rsidR="00301E09" w:rsidRDefault="00301E09" w:rsidP="00DB0843">
      <w:pPr>
        <w:pStyle w:val="BodyText"/>
        <w:spacing w:after="180"/>
      </w:pPr>
      <w:r>
        <w:t xml:space="preserve">Say, for example, we are trying to debug the following line: </w:t>
      </w:r>
    </w:p>
    <w:p w:rsidR="00301E09" w:rsidRDefault="00301E09" w:rsidP="006C1090">
      <w:pPr>
        <w:pStyle w:val="CodeIDDSamples"/>
      </w:pPr>
      <w:r w:rsidRPr="00A36B94">
        <w:t xml:space="preserve"> ELSEIF (Hour &gt;= 5) &amp;&amp; (Hour &lt; 19)  &amp;&amp; (DayOfWeek &gt;=2) &amp;&amp; (DayOfWeek &lt;=6) ,</w:t>
      </w:r>
    </w:p>
    <w:p w:rsidR="00301E09" w:rsidRDefault="00301E09" w:rsidP="00DB0843">
      <w:pPr>
        <w:pStyle w:val="BodyText"/>
        <w:spacing w:after="180"/>
      </w:pPr>
      <w:r>
        <w:t xml:space="preserve">The line trace, shown next, shows only the result of the logical condition, i.e., 0.0 (highlighted) if overall it is false or 1.0 if overall it is true. </w:t>
      </w:r>
    </w:p>
    <w:p w:rsidR="00301E09" w:rsidRDefault="00301E09" w:rsidP="00DB0843">
      <w:pPr>
        <w:pStyle w:val="IDDDefinition"/>
        <w:spacing w:after="180"/>
      </w:pPr>
      <w:r w:rsidRPr="00A36B94">
        <w:t>MYCOMPUTEDHEATINGSETPOINTPROG,Line 10,ELSEIF (HOUR &gt;= 5) &amp;&amp; (HOUR &lt; 19)  &amp;&amp; (DAYOFWEEK &gt;=2) &amp;&amp; (DAYOFWEEK &lt;=6),</w:t>
      </w:r>
      <w:r w:rsidRPr="00A36B94">
        <w:rPr>
          <w:highlight w:val="yellow"/>
        </w:rPr>
        <w:t>0.0</w:t>
      </w:r>
      <w:r w:rsidRPr="00A36B94">
        <w:t>, Occurrence info=CHICAGO IL USA TMY2-94846 WMO#=725300, 09/23 10:20 - 10:30</w:t>
      </w:r>
    </w:p>
    <w:p w:rsidR="00301E09" w:rsidRDefault="00301E09" w:rsidP="00DB0843">
      <w:pPr>
        <w:pStyle w:val="BodyText"/>
        <w:spacing w:after="180"/>
      </w:pPr>
      <w:r>
        <w:t xml:space="preserve">To debug what is going on with the individual terms in the logical expression, we can add some otherwise useless statements so line traces contain an echo of the current values of </w:t>
      </w:r>
      <w:r>
        <w:lastRenderedPageBreak/>
        <w:t xml:space="preserve">the HOUR and DAYOFWEEK built-in variables. So if we add the following lines before the start of the IF block, </w:t>
      </w:r>
    </w:p>
    <w:p w:rsidR="00301E09" w:rsidRDefault="00301E09" w:rsidP="006C1090">
      <w:pPr>
        <w:pStyle w:val="CodeIDDSamples"/>
      </w:pPr>
      <w:r>
        <w:t xml:space="preserve">    Set locHour = Hour, ! echo out for debug</w:t>
      </w:r>
    </w:p>
    <w:p w:rsidR="00301E09" w:rsidRDefault="00301E09" w:rsidP="006C1090">
      <w:pPr>
        <w:pStyle w:val="CodeIDDSamples"/>
      </w:pPr>
      <w:r>
        <w:t xml:space="preserve">    Set locDay = DayOfWeek, ! echo out for debug</w:t>
      </w:r>
    </w:p>
    <w:p w:rsidR="00301E09" w:rsidRDefault="00301E09" w:rsidP="00DB0843">
      <w:pPr>
        <w:pStyle w:val="BodyText"/>
        <w:spacing w:after="180"/>
      </w:pPr>
      <w:r>
        <w:t xml:space="preserve">We will see the values that Hour and DayOfWeek contain in the debug output. The local variables Erl variables locHour and locDay do not need to be used for anything, but by adding these Erl statements we can glean debugging insights. </w:t>
      </w:r>
    </w:p>
    <w:p w:rsidR="00301E09" w:rsidRDefault="00301E09" w:rsidP="00666762">
      <w:pPr>
        <w:pStyle w:val="BodyText"/>
      </w:pPr>
      <w:r>
        <w:t xml:space="preserve">The line of Erl code is switched to all uppercase on input, so the line trace differs from the input file in that all characters are capitalized. If the input file was developed using a CamelCase convention, it may be much more difficult to read in the line trace output. Thus, the underscore character “_” may be a more useful convention for inputting Erl code because it will be more readable in the debugging traces. </w:t>
      </w:r>
    </w:p>
    <w:sectPr w:rsidR="00301E09" w:rsidSect="00B4127C">
      <w:headerReference w:type="default" r:id="rId36"/>
      <w:footerReference w:type="even" r:id="rId37"/>
      <w:footerReference w:type="default" r:id="rId38"/>
      <w:headerReference w:type="first" r:id="rId39"/>
      <w:footerReference w:type="first" r:id="rId40"/>
      <w:pgSz w:w="12240" w:h="15840" w:code="1"/>
      <w:pgMar w:top="1440" w:right="1440" w:bottom="1440" w:left="1440" w:header="965" w:footer="965"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AE2" w:rsidRDefault="009A6AE2">
      <w:r>
        <w:separator/>
      </w:r>
    </w:p>
  </w:endnote>
  <w:endnote w:type="continuationSeparator" w:id="0">
    <w:p w:rsidR="009A6AE2" w:rsidRDefault="009A6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6" w:space="1" w:color="auto"/>
      </w:pBdr>
      <w:spacing w:after="60"/>
      <w:rPr>
        <w:sz w:val="16"/>
      </w:rPr>
    </w:pPr>
    <w:r>
      <w:rPr>
        <w:sz w:val="16"/>
      </w:rPr>
      <w:t>COPYRIGHT ©  1996-201</w:t>
    </w:r>
    <w:r w:rsidR="0013103F">
      <w:rPr>
        <w:sz w:val="16"/>
      </w:rPr>
      <w:t>3</w:t>
    </w:r>
    <w:r>
      <w:rPr>
        <w:sz w:val="16"/>
      </w:rPr>
      <w:t xml:space="preserve"> The Board of Trustees of the University of Illinois and the Regents of the University of California through the Ernest </w:t>
    </w:r>
    <w:smartTag w:uri="schemas-city2airport-com/woprcity2airport" w:element="City">
      <w:r>
        <w:rPr>
          <w:sz w:val="16"/>
        </w:rPr>
        <w:t>Orlando</w:t>
      </w:r>
    </w:smartTag>
    <w:r>
      <w:rPr>
        <w:sz w:val="16"/>
      </w:rPr>
      <w:t xml:space="preserve"> Lawrence Berkeley National Laboratory.</w:t>
    </w:r>
  </w:p>
  <w:p w:rsidR="00B64234" w:rsidRDefault="00B64234">
    <w:pPr>
      <w:pStyle w:val="Footer"/>
      <w:spacing w:after="60"/>
      <w:rPr>
        <w:sz w:val="16"/>
      </w:rPr>
    </w:pPr>
    <w:r>
      <w:rPr>
        <w:sz w:val="16"/>
      </w:rPr>
      <w:t xml:space="preserve">All Rights Reserved. No part of this material may be reproduced or transmitted in any form or by any means without the prior written permission of the </w:t>
    </w:r>
    <w:smartTag w:uri="urn:schemas-microsoft-com:office:smarttags" w:element="PlaceType">
      <w:r>
        <w:rPr>
          <w:sz w:val="16"/>
        </w:rPr>
        <w:t>University</w:t>
      </w:r>
    </w:smartTag>
    <w:r>
      <w:rPr>
        <w:sz w:val="16"/>
      </w:rPr>
      <w:t xml:space="preserve"> of </w:t>
    </w:r>
    <w:smartTag w:uri="urn:schemas-microsoft-com:office:smarttags" w:element="PlaceName">
      <w:r>
        <w:rPr>
          <w:sz w:val="16"/>
        </w:rPr>
        <w:t>Illinois</w:t>
      </w:r>
    </w:smartTag>
    <w:r>
      <w:rPr>
        <w:sz w:val="16"/>
      </w:rPr>
      <w:t xml:space="preserve"> or the Ernest </w:t>
    </w:r>
    <w:smartTag w:uri="schemas-city2airport-com/woprcity2airport" w:element="City">
      <w:r>
        <w:rPr>
          <w:sz w:val="16"/>
        </w:rPr>
        <w:t>Orlando</w:t>
      </w:r>
    </w:smartTag>
    <w:r>
      <w:rPr>
        <w:sz w:val="16"/>
      </w:rPr>
      <w:t xml:space="preserve"> </w:t>
    </w:r>
    <w:smartTag w:uri="urn:schemas-microsoft-com:office:smarttags" w:element="City">
      <w:r>
        <w:rPr>
          <w:sz w:val="16"/>
        </w:rPr>
        <w:t>Lawrence</w:t>
      </w:r>
    </w:smartTag>
    <w:r>
      <w:rPr>
        <w:sz w:val="16"/>
      </w:rPr>
      <w:t xml:space="preserve"> </w:t>
    </w:r>
    <w:smartTag w:uri="urn:schemas-microsoft-com:office:smarttags" w:element="place">
      <w:smartTag w:uri="urn:schemas-microsoft-com:office:smarttags" w:element="City">
        <w:r>
          <w:rPr>
            <w:sz w:val="16"/>
          </w:rPr>
          <w:t>Berkeley</w:t>
        </w:r>
      </w:smartTag>
    </w:smartTag>
    <w:r>
      <w:rPr>
        <w:sz w:val="16"/>
      </w:rPr>
      <w:t xml:space="preserve"> National Laboratory.</w:t>
    </w:r>
  </w:p>
  <w:p w:rsidR="00B64234" w:rsidRDefault="00B64234">
    <w:pPr>
      <w:pStyle w:val="Footer"/>
      <w:spacing w:after="60"/>
      <w:rPr>
        <w:sz w:val="16"/>
      </w:rPr>
    </w:pPr>
    <w:r>
      <w:rPr>
        <w:sz w:val="16"/>
      </w:rPr>
      <w:t xml:space="preserve">EnergyPlus is a Trademark of the </w:t>
    </w:r>
    <w:smartTag w:uri="urn:schemas-microsoft-com:office:smarttags" w:element="place">
      <w:smartTag w:uri="urn:schemas-microsoft-com:office:smarttags" w:element="country-region">
        <w:r>
          <w:rPr>
            <w:sz w:val="16"/>
          </w:rPr>
          <w:t>US</w:t>
        </w:r>
      </w:smartTag>
    </w:smartTag>
    <w:r>
      <w:rPr>
        <w:sz w:val="16"/>
      </w:rPr>
      <w:t xml:space="preserve"> Department of Energy.</w:t>
    </w:r>
  </w:p>
  <w:p w:rsidR="00B64234" w:rsidRDefault="00B6423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92</w:t>
    </w:r>
    <w:r>
      <w:rPr>
        <w:rStyle w:val="PageNumber"/>
      </w:rPr>
      <w:fldChar w:fldCharType="end"/>
    </w:r>
  </w:p>
  <w:p w:rsidR="00B64234" w:rsidRDefault="00B6423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8" w:space="1" w:color="auto"/>
      </w:pBdr>
      <w:tabs>
        <w:tab w:val="clear" w:pos="4320"/>
      </w:tabs>
    </w:pPr>
    <w:r>
      <w:fldChar w:fldCharType="begin"/>
    </w:r>
    <w:r>
      <w:instrText xml:space="preserve"> DATE \@ "M/d/yy" </w:instrText>
    </w:r>
    <w:r>
      <w:fldChar w:fldCharType="separate"/>
    </w:r>
    <w:r w:rsidR="00B03493">
      <w:rPr>
        <w:noProof/>
      </w:rPr>
      <w:t>9/27/13</w:t>
    </w:r>
    <w:r>
      <w:rPr>
        <w:noProof/>
      </w:rPr>
      <w:fldChar w:fldCharType="end"/>
    </w:r>
    <w:r>
      <w:tab/>
    </w:r>
    <w:r>
      <w:fldChar w:fldCharType="begin"/>
    </w:r>
    <w:r>
      <w:instrText xml:space="preserve"> PAGE  \* MERGEFORMAT </w:instrText>
    </w:r>
    <w:r>
      <w:fldChar w:fldCharType="separate"/>
    </w:r>
    <w:r w:rsidR="00B03493">
      <w:rPr>
        <w:noProof/>
      </w:rPr>
      <w:t>ix</w:t>
    </w:r>
    <w:r>
      <w:rPr>
        <w:noProof/>
      </w:rPr>
      <w:fldChar w:fldCharType="end"/>
    </w:r>
    <w:r>
      <w:t xml:space="preserve"> </w:t>
    </w:r>
  </w:p>
  <w:p w:rsidR="00B64234" w:rsidRDefault="00B6423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6" w:space="1" w:color="auto"/>
      </w:pBdr>
      <w:spacing w:after="600"/>
      <w:ind w:left="-840" w:right="-84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64234" w:rsidRDefault="00B64234">
    <w:pPr>
      <w:ind w:left="-108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8" w:space="1" w:color="auto"/>
      </w:pBdr>
      <w:tabs>
        <w:tab w:val="clear" w:pos="4320"/>
      </w:tabs>
    </w:pPr>
    <w:r>
      <w:fldChar w:fldCharType="begin"/>
    </w:r>
    <w:r>
      <w:instrText xml:space="preserve"> DATE \@ "M/d/yy" </w:instrText>
    </w:r>
    <w:r>
      <w:fldChar w:fldCharType="separate"/>
    </w:r>
    <w:r w:rsidR="00B03493">
      <w:rPr>
        <w:noProof/>
      </w:rPr>
      <w:t>9/27/13</w:t>
    </w:r>
    <w:r>
      <w:rPr>
        <w:noProof/>
      </w:rPr>
      <w:fldChar w:fldCharType="end"/>
    </w:r>
    <w:r>
      <w:tab/>
    </w:r>
    <w:r>
      <w:fldChar w:fldCharType="begin"/>
    </w:r>
    <w:r>
      <w:instrText xml:space="preserve"> PAGE  \* MERGEFORMAT </w:instrText>
    </w:r>
    <w:r>
      <w:fldChar w:fldCharType="separate"/>
    </w:r>
    <w:r w:rsidR="00B03493">
      <w:rPr>
        <w:noProof/>
      </w:rPr>
      <w:t>91</w:t>
    </w:r>
    <w:r>
      <w:rPr>
        <w:noProof/>
      </w:rPr>
      <w:fldChar w:fldCharType="end"/>
    </w:r>
    <w:r>
      <w:t xml:space="preserve"> </w:t>
    </w:r>
  </w:p>
  <w:p w:rsidR="00B64234" w:rsidRDefault="00B6423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8" w:space="1" w:color="auto"/>
      </w:pBdr>
      <w:tabs>
        <w:tab w:val="clear" w:pos="4320"/>
      </w:tabs>
    </w:pPr>
    <w:r>
      <w:fldChar w:fldCharType="begin"/>
    </w:r>
    <w:r>
      <w:instrText xml:space="preserve"> DATE \@ "M/d/yy" </w:instrText>
    </w:r>
    <w:r>
      <w:fldChar w:fldCharType="separate"/>
    </w:r>
    <w:r w:rsidR="00B03493">
      <w:rPr>
        <w:noProof/>
      </w:rPr>
      <w:t>9/27/13</w:t>
    </w:r>
    <w:r>
      <w:rPr>
        <w:noProof/>
      </w:rPr>
      <w:fldChar w:fldCharType="end"/>
    </w:r>
    <w:r>
      <w:tab/>
    </w:r>
    <w:r>
      <w:fldChar w:fldCharType="begin"/>
    </w:r>
    <w:r>
      <w:instrText xml:space="preserve"> PAGE  \* MERGEFORMAT </w:instrText>
    </w:r>
    <w:r>
      <w:fldChar w:fldCharType="separate"/>
    </w:r>
    <w:r>
      <w:rPr>
        <w:noProof/>
      </w:rPr>
      <w:t>1</w:t>
    </w:r>
    <w:r>
      <w:rPr>
        <w:noProof/>
      </w:rPr>
      <w:fldChar w:fldCharType="end"/>
    </w:r>
    <w:r>
      <w:t xml:space="preserve"> </w:t>
    </w:r>
  </w:p>
  <w:p w:rsidR="00B64234" w:rsidRDefault="00B64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AE2" w:rsidRDefault="009A6AE2">
      <w:r>
        <w:separator/>
      </w:r>
    </w:p>
  </w:footnote>
  <w:footnote w:type="continuationSeparator" w:id="0">
    <w:p w:rsidR="009A6AE2" w:rsidRDefault="009A6A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rsidP="00C47304">
    <w:pPr>
      <w:pStyle w:val="TitleHeader"/>
    </w:pPr>
    <w:r>
      <w:t xml:space="preserve">EnergyPlus™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rsidP="00C47304">
    <w:pPr>
      <w:pStyle w:val="TOCHeader"/>
    </w:pPr>
    <w:r>
      <w:t>TABLE OF 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Header"/>
      <w:jc w:val="center"/>
      <w:rPr>
        <w:b/>
        <w:sz w:val="32"/>
      </w:rPr>
    </w:pPr>
    <w:r>
      <w:rPr>
        <w:b/>
        <w:sz w:val="32"/>
      </w:rP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03493" w:rsidP="00C47304">
    <w:pPr>
      <w:pStyle w:val="Header"/>
    </w:pPr>
    <w:r>
      <w:fldChar w:fldCharType="begin"/>
    </w:r>
    <w:r>
      <w:instrText xml:space="preserve"> STYLEREF  "Heading 1"  \* MERGEFORMAT </w:instrText>
    </w:r>
    <w:r>
      <w:fldChar w:fldCharType="separate"/>
    </w:r>
    <w:r>
      <w:rPr>
        <w:noProof/>
      </w:rPr>
      <w:t>EMS Examples</w:t>
    </w:r>
    <w:r>
      <w:rPr>
        <w:noProof/>
      </w:rPr>
      <w:fldChar w:fldCharType="end"/>
    </w:r>
    <w:r w:rsidR="00B64234">
      <w:tab/>
    </w:r>
    <w:r>
      <w:fldChar w:fldCharType="begin"/>
    </w:r>
    <w:r>
      <w:instrText xml:space="preserve"> STYLEREF  "Heading 2"  \* MERGEFORMAT </w:instrText>
    </w:r>
    <w:r>
      <w:fldChar w:fldCharType="separate"/>
    </w:r>
    <w:r>
      <w:rPr>
        <w:noProof/>
      </w:rPr>
      <w:t>Example 13. Surface Construction Actuator for Thermochromic Window</w:t>
    </w:r>
    <w:r>
      <w:rPr>
        <w:noProof/>
      </w:rPr>
      <w:fldChar w:fldCharType="end"/>
    </w:r>
  </w:p>
  <w:p w:rsidR="00B64234" w:rsidRDefault="00B6423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03493">
    <w:pPr>
      <w:pStyle w:val="Header"/>
      <w:pBdr>
        <w:bottom w:val="single" w:sz="4" w:space="1" w:color="auto"/>
      </w:pBdr>
    </w:pPr>
    <w:r>
      <w:fldChar w:fldCharType="begin"/>
    </w:r>
    <w:r>
      <w:instrText xml:space="preserve"> STYLEREF "heading 1" \* MERGEFORMAT </w:instrText>
    </w:r>
    <w:r>
      <w:fldChar w:fldCharType="separate"/>
    </w:r>
    <w:r>
      <w:rPr>
        <w:noProof/>
      </w:rPr>
      <w:t>Introduction</w:t>
    </w:r>
    <w:r>
      <w:rPr>
        <w:noProof/>
      </w:rPr>
      <w:fldChar w:fldCharType="end"/>
    </w:r>
    <w:r w:rsidR="00B64234">
      <w:tab/>
    </w:r>
    <w:r>
      <w:fldChar w:fldCharType="begin"/>
    </w:r>
    <w:r>
      <w:instrText xml:space="preserve"> STYLEREF "heading 2" \* MERGEFORMAT </w:instrText>
    </w:r>
    <w:r>
      <w:fldChar w:fldCharType="separate"/>
    </w:r>
    <w:r>
      <w:rPr>
        <w:noProof/>
      </w:rPr>
      <w:t>Background</w:t>
    </w:r>
    <w:r>
      <w:rPr>
        <w:noProof/>
      </w:rPr>
      <w:fldChar w:fldCharType="end"/>
    </w:r>
  </w:p>
  <w:p w:rsidR="00B64234" w:rsidRDefault="00B6423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998A9B6"/>
    <w:lvl w:ilvl="0">
      <w:start w:val="1"/>
      <w:numFmt w:val="decimal"/>
      <w:lvlText w:val="%1."/>
      <w:lvlJc w:val="left"/>
      <w:pPr>
        <w:tabs>
          <w:tab w:val="num" w:pos="1800"/>
        </w:tabs>
        <w:ind w:left="1800" w:hanging="360"/>
      </w:pPr>
    </w:lvl>
  </w:abstractNum>
  <w:abstractNum w:abstractNumId="1">
    <w:nsid w:val="FFFFFF7D"/>
    <w:multiLevelType w:val="singleLevel"/>
    <w:tmpl w:val="39FABF26"/>
    <w:lvl w:ilvl="0">
      <w:start w:val="1"/>
      <w:numFmt w:val="decimal"/>
      <w:lvlText w:val="%1."/>
      <w:lvlJc w:val="left"/>
      <w:pPr>
        <w:tabs>
          <w:tab w:val="num" w:pos="1440"/>
        </w:tabs>
        <w:ind w:left="1440" w:hanging="360"/>
      </w:pPr>
    </w:lvl>
  </w:abstractNum>
  <w:abstractNum w:abstractNumId="2">
    <w:nsid w:val="FFFFFF7E"/>
    <w:multiLevelType w:val="singleLevel"/>
    <w:tmpl w:val="20469A0C"/>
    <w:lvl w:ilvl="0">
      <w:start w:val="1"/>
      <w:numFmt w:val="decimal"/>
      <w:lvlText w:val="%1."/>
      <w:lvlJc w:val="left"/>
      <w:pPr>
        <w:tabs>
          <w:tab w:val="num" w:pos="1080"/>
        </w:tabs>
        <w:ind w:left="1080" w:hanging="360"/>
      </w:pPr>
    </w:lvl>
  </w:abstractNum>
  <w:abstractNum w:abstractNumId="3">
    <w:nsid w:val="FFFFFF7F"/>
    <w:multiLevelType w:val="singleLevel"/>
    <w:tmpl w:val="23945BF4"/>
    <w:lvl w:ilvl="0">
      <w:start w:val="1"/>
      <w:numFmt w:val="decimal"/>
      <w:lvlText w:val="%1."/>
      <w:lvlJc w:val="left"/>
      <w:pPr>
        <w:tabs>
          <w:tab w:val="num" w:pos="720"/>
        </w:tabs>
        <w:ind w:left="720" w:hanging="360"/>
      </w:pPr>
    </w:lvl>
  </w:abstractNum>
  <w:abstractNum w:abstractNumId="4">
    <w:nsid w:val="FFFFFF80"/>
    <w:multiLevelType w:val="singleLevel"/>
    <w:tmpl w:val="D4F65A2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A82E1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DEA3DF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4145C5A"/>
    <w:lvl w:ilvl="0">
      <w:start w:val="1"/>
      <w:numFmt w:val="bullet"/>
      <w:pStyle w:val="ListNumber"/>
      <w:lvlText w:val=""/>
      <w:lvlJc w:val="left"/>
      <w:pPr>
        <w:tabs>
          <w:tab w:val="num" w:pos="720"/>
        </w:tabs>
        <w:ind w:left="720" w:hanging="360"/>
      </w:pPr>
      <w:rPr>
        <w:rFonts w:ascii="Symbol" w:hAnsi="Symbol" w:hint="default"/>
      </w:rPr>
    </w:lvl>
  </w:abstractNum>
  <w:abstractNum w:abstractNumId="8">
    <w:nsid w:val="FFFFFF88"/>
    <w:multiLevelType w:val="singleLevel"/>
    <w:tmpl w:val="51E06384"/>
    <w:lvl w:ilvl="0">
      <w:start w:val="1"/>
      <w:numFmt w:val="decimal"/>
      <w:lvlText w:val="%1."/>
      <w:lvlJc w:val="left"/>
      <w:pPr>
        <w:tabs>
          <w:tab w:val="num" w:pos="360"/>
        </w:tabs>
        <w:ind w:left="360" w:hanging="360"/>
      </w:pPr>
    </w:lvl>
  </w:abstractNum>
  <w:abstractNum w:abstractNumId="9">
    <w:nsid w:val="FFFFFF89"/>
    <w:multiLevelType w:val="singleLevel"/>
    <w:tmpl w:val="520AD5B2"/>
    <w:lvl w:ilvl="0">
      <w:start w:val="1"/>
      <w:numFmt w:val="bullet"/>
      <w:lvlText w:val=""/>
      <w:lvlJc w:val="left"/>
      <w:pPr>
        <w:tabs>
          <w:tab w:val="num" w:pos="360"/>
        </w:tabs>
        <w:ind w:left="360" w:hanging="360"/>
      </w:pPr>
      <w:rPr>
        <w:rFonts w:ascii="Symbol" w:hAnsi="Symbol" w:hint="default"/>
      </w:rPr>
    </w:lvl>
  </w:abstractNum>
  <w:abstractNum w:abstractNumId="10">
    <w:nsid w:val="01857EB3"/>
    <w:multiLevelType w:val="hybridMultilevel"/>
    <w:tmpl w:val="DDFA7B3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01E84CB4"/>
    <w:multiLevelType w:val="hybridMultilevel"/>
    <w:tmpl w:val="4EC8B2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40B546A"/>
    <w:multiLevelType w:val="hybridMultilevel"/>
    <w:tmpl w:val="9F388D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6406AF7"/>
    <w:multiLevelType w:val="hybridMultilevel"/>
    <w:tmpl w:val="8C484CA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07E8797B"/>
    <w:multiLevelType w:val="hybridMultilevel"/>
    <w:tmpl w:val="7474E49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0B823293"/>
    <w:multiLevelType w:val="hybridMultilevel"/>
    <w:tmpl w:val="B8FE5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FA73C37"/>
    <w:multiLevelType w:val="hybridMultilevel"/>
    <w:tmpl w:val="9AD8DD6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11B50FA1"/>
    <w:multiLevelType w:val="hybridMultilevel"/>
    <w:tmpl w:val="A0209B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12463DF1"/>
    <w:multiLevelType w:val="hybridMultilevel"/>
    <w:tmpl w:val="148A77B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20870943"/>
    <w:multiLevelType w:val="hybridMultilevel"/>
    <w:tmpl w:val="E4985B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A357471"/>
    <w:multiLevelType w:val="hybridMultilevel"/>
    <w:tmpl w:val="C3761D9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2AB87DDF"/>
    <w:multiLevelType w:val="hybridMultilevel"/>
    <w:tmpl w:val="4C8291D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nsid w:val="2E4432A0"/>
    <w:multiLevelType w:val="hybridMultilevel"/>
    <w:tmpl w:val="D94E42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E552054"/>
    <w:multiLevelType w:val="hybridMultilevel"/>
    <w:tmpl w:val="C9762850"/>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4">
    <w:nsid w:val="30C66955"/>
    <w:multiLevelType w:val="hybridMultilevel"/>
    <w:tmpl w:val="6C9275DE"/>
    <w:lvl w:ilvl="0" w:tplc="04090001">
      <w:start w:val="1"/>
      <w:numFmt w:val="bullet"/>
      <w:lvlText w:val=""/>
      <w:lvlJc w:val="left"/>
      <w:pPr>
        <w:tabs>
          <w:tab w:val="num" w:pos="1920"/>
        </w:tabs>
        <w:ind w:left="1920" w:hanging="360"/>
      </w:pPr>
      <w:rPr>
        <w:rFonts w:ascii="Symbol" w:hAnsi="Symbol" w:hint="default"/>
      </w:rPr>
    </w:lvl>
    <w:lvl w:ilvl="1" w:tplc="04090003" w:tentative="1">
      <w:start w:val="1"/>
      <w:numFmt w:val="bullet"/>
      <w:lvlText w:val="o"/>
      <w:lvlJc w:val="left"/>
      <w:pPr>
        <w:tabs>
          <w:tab w:val="num" w:pos="2640"/>
        </w:tabs>
        <w:ind w:left="2640" w:hanging="360"/>
      </w:pPr>
      <w:rPr>
        <w:rFonts w:ascii="Courier New" w:hAnsi="Courier New"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25">
    <w:nsid w:val="30D22358"/>
    <w:multiLevelType w:val="hybridMultilevel"/>
    <w:tmpl w:val="45AC6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7E0C67"/>
    <w:multiLevelType w:val="hybridMultilevel"/>
    <w:tmpl w:val="FDBA972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nsid w:val="3FEA4041"/>
    <w:multiLevelType w:val="hybridMultilevel"/>
    <w:tmpl w:val="5B3A1B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9">
    <w:nsid w:val="4DBC619E"/>
    <w:multiLevelType w:val="hybridMultilevel"/>
    <w:tmpl w:val="6032CF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3F64086"/>
    <w:multiLevelType w:val="hybridMultilevel"/>
    <w:tmpl w:val="A5E82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cs="Times New Roman" w:hint="default"/>
        <w:b w:val="0"/>
        <w:i w:val="0"/>
        <w:sz w:val="18"/>
      </w:rPr>
    </w:lvl>
  </w:abstractNum>
  <w:abstractNum w:abstractNumId="32">
    <w:nsid w:val="58295C08"/>
    <w:multiLevelType w:val="hybridMultilevel"/>
    <w:tmpl w:val="D4D8F3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CBE3611"/>
    <w:multiLevelType w:val="hybridMultilevel"/>
    <w:tmpl w:val="AB7E99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2147565"/>
    <w:multiLevelType w:val="hybridMultilevel"/>
    <w:tmpl w:val="E3F61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3075B35"/>
    <w:multiLevelType w:val="hybridMultilevel"/>
    <w:tmpl w:val="9B72F1C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6">
    <w:nsid w:val="647C3B42"/>
    <w:multiLevelType w:val="hybridMultilevel"/>
    <w:tmpl w:val="3F90C7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5E70DE5"/>
    <w:multiLevelType w:val="hybridMultilevel"/>
    <w:tmpl w:val="76B43E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7742480"/>
    <w:multiLevelType w:val="hybridMultilevel"/>
    <w:tmpl w:val="0A4E8D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8B942A6"/>
    <w:multiLevelType w:val="hybridMultilevel"/>
    <w:tmpl w:val="4A285A6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0">
    <w:nsid w:val="727D0238"/>
    <w:multiLevelType w:val="hybridMultilevel"/>
    <w:tmpl w:val="B16053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6B001BE"/>
    <w:multiLevelType w:val="hybridMultilevel"/>
    <w:tmpl w:val="F5C62E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2">
    <w:nsid w:val="7D951362"/>
    <w:multiLevelType w:val="hybridMultilevel"/>
    <w:tmpl w:val="6442A94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3">
    <w:nsid w:val="7E70644A"/>
    <w:multiLevelType w:val="hybridMultilevel"/>
    <w:tmpl w:val="8D8CD3A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1"/>
  </w:num>
  <w:num w:numId="13">
    <w:abstractNumId w:val="13"/>
  </w:num>
  <w:num w:numId="14">
    <w:abstractNumId w:val="20"/>
  </w:num>
  <w:num w:numId="15">
    <w:abstractNumId w:val="42"/>
  </w:num>
  <w:num w:numId="16">
    <w:abstractNumId w:val="41"/>
  </w:num>
  <w:num w:numId="17">
    <w:abstractNumId w:val="21"/>
  </w:num>
  <w:num w:numId="18">
    <w:abstractNumId w:val="39"/>
  </w:num>
  <w:num w:numId="19">
    <w:abstractNumId w:val="10"/>
  </w:num>
  <w:num w:numId="20">
    <w:abstractNumId w:val="26"/>
  </w:num>
  <w:num w:numId="21">
    <w:abstractNumId w:val="43"/>
  </w:num>
  <w:num w:numId="22">
    <w:abstractNumId w:val="16"/>
  </w:num>
  <w:num w:numId="23">
    <w:abstractNumId w:val="14"/>
  </w:num>
  <w:num w:numId="24">
    <w:abstractNumId w:val="18"/>
  </w:num>
  <w:num w:numId="25">
    <w:abstractNumId w:val="37"/>
  </w:num>
  <w:num w:numId="26">
    <w:abstractNumId w:val="33"/>
  </w:num>
  <w:num w:numId="27">
    <w:abstractNumId w:val="32"/>
  </w:num>
  <w:num w:numId="28">
    <w:abstractNumId w:val="24"/>
  </w:num>
  <w:num w:numId="29">
    <w:abstractNumId w:val="34"/>
  </w:num>
  <w:num w:numId="30">
    <w:abstractNumId w:val="15"/>
  </w:num>
  <w:num w:numId="31">
    <w:abstractNumId w:val="36"/>
  </w:num>
  <w:num w:numId="32">
    <w:abstractNumId w:val="12"/>
  </w:num>
  <w:num w:numId="33">
    <w:abstractNumId w:val="17"/>
  </w:num>
  <w:num w:numId="34">
    <w:abstractNumId w:val="35"/>
  </w:num>
  <w:num w:numId="35">
    <w:abstractNumId w:val="19"/>
  </w:num>
  <w:num w:numId="36">
    <w:abstractNumId w:val="40"/>
  </w:num>
  <w:num w:numId="37">
    <w:abstractNumId w:val="30"/>
  </w:num>
  <w:num w:numId="38">
    <w:abstractNumId w:val="22"/>
  </w:num>
  <w:num w:numId="39">
    <w:abstractNumId w:val="25"/>
  </w:num>
  <w:num w:numId="40">
    <w:abstractNumId w:val="27"/>
  </w:num>
  <w:num w:numId="41">
    <w:abstractNumId w:val="29"/>
  </w:num>
  <w:num w:numId="42">
    <w:abstractNumId w:val="23"/>
  </w:num>
  <w:num w:numId="43">
    <w:abstractNumId w:val="38"/>
  </w:num>
  <w:num w:numId="4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2AD"/>
    <w:rsid w:val="00002A01"/>
    <w:rsid w:val="000108B0"/>
    <w:rsid w:val="00010C49"/>
    <w:rsid w:val="00012A00"/>
    <w:rsid w:val="000174D8"/>
    <w:rsid w:val="00021ACC"/>
    <w:rsid w:val="00024E0D"/>
    <w:rsid w:val="00031C5B"/>
    <w:rsid w:val="00040132"/>
    <w:rsid w:val="000513EF"/>
    <w:rsid w:val="00051DCB"/>
    <w:rsid w:val="00053ADE"/>
    <w:rsid w:val="00053C6B"/>
    <w:rsid w:val="000613EE"/>
    <w:rsid w:val="0006264D"/>
    <w:rsid w:val="000657A6"/>
    <w:rsid w:val="00073B63"/>
    <w:rsid w:val="00074129"/>
    <w:rsid w:val="0007441A"/>
    <w:rsid w:val="00074574"/>
    <w:rsid w:val="00074F43"/>
    <w:rsid w:val="0007770A"/>
    <w:rsid w:val="0007791A"/>
    <w:rsid w:val="000913AB"/>
    <w:rsid w:val="000922AD"/>
    <w:rsid w:val="000B5BDB"/>
    <w:rsid w:val="000B76FE"/>
    <w:rsid w:val="000C24EC"/>
    <w:rsid w:val="000C4B28"/>
    <w:rsid w:val="000C5C49"/>
    <w:rsid w:val="000D2465"/>
    <w:rsid w:val="000D77AF"/>
    <w:rsid w:val="000E4878"/>
    <w:rsid w:val="000E7997"/>
    <w:rsid w:val="000F1702"/>
    <w:rsid w:val="000F32F9"/>
    <w:rsid w:val="000F4075"/>
    <w:rsid w:val="000F58C3"/>
    <w:rsid w:val="000F5CF4"/>
    <w:rsid w:val="000F64C7"/>
    <w:rsid w:val="00102DF9"/>
    <w:rsid w:val="00112C61"/>
    <w:rsid w:val="00113BB6"/>
    <w:rsid w:val="00121A90"/>
    <w:rsid w:val="00123080"/>
    <w:rsid w:val="00126D88"/>
    <w:rsid w:val="0013103F"/>
    <w:rsid w:val="001340AF"/>
    <w:rsid w:val="001451AD"/>
    <w:rsid w:val="00145A18"/>
    <w:rsid w:val="001534C5"/>
    <w:rsid w:val="00157696"/>
    <w:rsid w:val="00162F14"/>
    <w:rsid w:val="001642D4"/>
    <w:rsid w:val="001655C6"/>
    <w:rsid w:val="001671D4"/>
    <w:rsid w:val="00170377"/>
    <w:rsid w:val="00172F0E"/>
    <w:rsid w:val="00173F28"/>
    <w:rsid w:val="00176B43"/>
    <w:rsid w:val="00177EB7"/>
    <w:rsid w:val="00181317"/>
    <w:rsid w:val="0018181E"/>
    <w:rsid w:val="001819CF"/>
    <w:rsid w:val="00187DD1"/>
    <w:rsid w:val="00191BAA"/>
    <w:rsid w:val="00191FE0"/>
    <w:rsid w:val="00194679"/>
    <w:rsid w:val="001947B2"/>
    <w:rsid w:val="00195BAA"/>
    <w:rsid w:val="00197076"/>
    <w:rsid w:val="001A0FCC"/>
    <w:rsid w:val="001A189A"/>
    <w:rsid w:val="001A46CD"/>
    <w:rsid w:val="001A6A3E"/>
    <w:rsid w:val="001B13F2"/>
    <w:rsid w:val="001B140C"/>
    <w:rsid w:val="001B555E"/>
    <w:rsid w:val="001C0A76"/>
    <w:rsid w:val="001C2E8D"/>
    <w:rsid w:val="001C403F"/>
    <w:rsid w:val="001D1253"/>
    <w:rsid w:val="001E519C"/>
    <w:rsid w:val="001F0B03"/>
    <w:rsid w:val="001F4068"/>
    <w:rsid w:val="001F5665"/>
    <w:rsid w:val="001F5F0E"/>
    <w:rsid w:val="00202B56"/>
    <w:rsid w:val="002044A1"/>
    <w:rsid w:val="00204F97"/>
    <w:rsid w:val="00205EAD"/>
    <w:rsid w:val="00205FAB"/>
    <w:rsid w:val="002066EF"/>
    <w:rsid w:val="00206B45"/>
    <w:rsid w:val="00207D31"/>
    <w:rsid w:val="002179BE"/>
    <w:rsid w:val="00221ED7"/>
    <w:rsid w:val="00223CCE"/>
    <w:rsid w:val="00233705"/>
    <w:rsid w:val="0023491E"/>
    <w:rsid w:val="00237CB5"/>
    <w:rsid w:val="00240D62"/>
    <w:rsid w:val="002416D7"/>
    <w:rsid w:val="00243A5C"/>
    <w:rsid w:val="00247FDF"/>
    <w:rsid w:val="0025281C"/>
    <w:rsid w:val="00252E01"/>
    <w:rsid w:val="00257EE6"/>
    <w:rsid w:val="00261FB7"/>
    <w:rsid w:val="002643C5"/>
    <w:rsid w:val="00264421"/>
    <w:rsid w:val="00267C7D"/>
    <w:rsid w:val="00275259"/>
    <w:rsid w:val="0027576A"/>
    <w:rsid w:val="00275CDC"/>
    <w:rsid w:val="0028320C"/>
    <w:rsid w:val="002838B7"/>
    <w:rsid w:val="00287AFB"/>
    <w:rsid w:val="00287DE3"/>
    <w:rsid w:val="002906A9"/>
    <w:rsid w:val="00290CD6"/>
    <w:rsid w:val="00292367"/>
    <w:rsid w:val="002925AD"/>
    <w:rsid w:val="00293832"/>
    <w:rsid w:val="00295BA8"/>
    <w:rsid w:val="002A0678"/>
    <w:rsid w:val="002A702E"/>
    <w:rsid w:val="002B3274"/>
    <w:rsid w:val="002B6C08"/>
    <w:rsid w:val="002C0CA8"/>
    <w:rsid w:val="002C2A12"/>
    <w:rsid w:val="002C3CCE"/>
    <w:rsid w:val="002C7173"/>
    <w:rsid w:val="002D15CB"/>
    <w:rsid w:val="002D59F1"/>
    <w:rsid w:val="002D6404"/>
    <w:rsid w:val="002E388C"/>
    <w:rsid w:val="002F4EB6"/>
    <w:rsid w:val="003001C4"/>
    <w:rsid w:val="00301E09"/>
    <w:rsid w:val="003035BA"/>
    <w:rsid w:val="00305DB3"/>
    <w:rsid w:val="00307857"/>
    <w:rsid w:val="00310B8B"/>
    <w:rsid w:val="0031706B"/>
    <w:rsid w:val="0031765B"/>
    <w:rsid w:val="00320D91"/>
    <w:rsid w:val="00321355"/>
    <w:rsid w:val="0032146B"/>
    <w:rsid w:val="00321DA0"/>
    <w:rsid w:val="0032344F"/>
    <w:rsid w:val="00334885"/>
    <w:rsid w:val="00334B9A"/>
    <w:rsid w:val="0033507A"/>
    <w:rsid w:val="00335B98"/>
    <w:rsid w:val="00337B65"/>
    <w:rsid w:val="003462C2"/>
    <w:rsid w:val="00347C61"/>
    <w:rsid w:val="003507F7"/>
    <w:rsid w:val="00352038"/>
    <w:rsid w:val="003663DE"/>
    <w:rsid w:val="003677DD"/>
    <w:rsid w:val="00373143"/>
    <w:rsid w:val="003752AB"/>
    <w:rsid w:val="00376A86"/>
    <w:rsid w:val="0037785F"/>
    <w:rsid w:val="00381042"/>
    <w:rsid w:val="003833DE"/>
    <w:rsid w:val="00396CD9"/>
    <w:rsid w:val="003A6232"/>
    <w:rsid w:val="003A77A5"/>
    <w:rsid w:val="003B235F"/>
    <w:rsid w:val="003B4A00"/>
    <w:rsid w:val="003B4B2F"/>
    <w:rsid w:val="003C6465"/>
    <w:rsid w:val="003C6D43"/>
    <w:rsid w:val="003D6F84"/>
    <w:rsid w:val="003D71F7"/>
    <w:rsid w:val="003E0D2C"/>
    <w:rsid w:val="003E6912"/>
    <w:rsid w:val="003F1B82"/>
    <w:rsid w:val="003F6CA2"/>
    <w:rsid w:val="00407180"/>
    <w:rsid w:val="004146FF"/>
    <w:rsid w:val="004266CF"/>
    <w:rsid w:val="004306B1"/>
    <w:rsid w:val="004460DE"/>
    <w:rsid w:val="00453875"/>
    <w:rsid w:val="004630BF"/>
    <w:rsid w:val="0046509E"/>
    <w:rsid w:val="0047070D"/>
    <w:rsid w:val="00472560"/>
    <w:rsid w:val="0048357D"/>
    <w:rsid w:val="00493305"/>
    <w:rsid w:val="004A054E"/>
    <w:rsid w:val="004A0ED0"/>
    <w:rsid w:val="004A2422"/>
    <w:rsid w:val="004A5FC6"/>
    <w:rsid w:val="004A65A2"/>
    <w:rsid w:val="004A6FD1"/>
    <w:rsid w:val="004C297A"/>
    <w:rsid w:val="004C6890"/>
    <w:rsid w:val="004D20F8"/>
    <w:rsid w:val="004D7E78"/>
    <w:rsid w:val="004F1197"/>
    <w:rsid w:val="004F2B06"/>
    <w:rsid w:val="004F2DD8"/>
    <w:rsid w:val="004F3B5A"/>
    <w:rsid w:val="00501245"/>
    <w:rsid w:val="005033F7"/>
    <w:rsid w:val="005102FA"/>
    <w:rsid w:val="00511EA3"/>
    <w:rsid w:val="0051361D"/>
    <w:rsid w:val="00516107"/>
    <w:rsid w:val="00522FA4"/>
    <w:rsid w:val="00525C15"/>
    <w:rsid w:val="0053005D"/>
    <w:rsid w:val="00530D28"/>
    <w:rsid w:val="00541245"/>
    <w:rsid w:val="00543F8E"/>
    <w:rsid w:val="0054762B"/>
    <w:rsid w:val="00550E85"/>
    <w:rsid w:val="00557E54"/>
    <w:rsid w:val="00560AD6"/>
    <w:rsid w:val="00565B41"/>
    <w:rsid w:val="00565C50"/>
    <w:rsid w:val="00570BDF"/>
    <w:rsid w:val="0057184A"/>
    <w:rsid w:val="0058492E"/>
    <w:rsid w:val="00591DA3"/>
    <w:rsid w:val="005942A4"/>
    <w:rsid w:val="00595819"/>
    <w:rsid w:val="005A338D"/>
    <w:rsid w:val="005A519A"/>
    <w:rsid w:val="005A7D49"/>
    <w:rsid w:val="005B0A35"/>
    <w:rsid w:val="005B7591"/>
    <w:rsid w:val="005C49B3"/>
    <w:rsid w:val="005C5953"/>
    <w:rsid w:val="005C7208"/>
    <w:rsid w:val="005D10A1"/>
    <w:rsid w:val="005D215F"/>
    <w:rsid w:val="005D4392"/>
    <w:rsid w:val="005D536D"/>
    <w:rsid w:val="005D59D8"/>
    <w:rsid w:val="005D5A36"/>
    <w:rsid w:val="005D6C62"/>
    <w:rsid w:val="005E1509"/>
    <w:rsid w:val="005E1ED5"/>
    <w:rsid w:val="005E440F"/>
    <w:rsid w:val="005E6D6F"/>
    <w:rsid w:val="005F57AF"/>
    <w:rsid w:val="0060471E"/>
    <w:rsid w:val="006104FE"/>
    <w:rsid w:val="00611450"/>
    <w:rsid w:val="00616193"/>
    <w:rsid w:val="006173A0"/>
    <w:rsid w:val="00617B82"/>
    <w:rsid w:val="00620B38"/>
    <w:rsid w:val="00621D4C"/>
    <w:rsid w:val="00622531"/>
    <w:rsid w:val="00626293"/>
    <w:rsid w:val="006359D8"/>
    <w:rsid w:val="00640278"/>
    <w:rsid w:val="00640BA8"/>
    <w:rsid w:val="00640BEC"/>
    <w:rsid w:val="0064349F"/>
    <w:rsid w:val="006458E9"/>
    <w:rsid w:val="00655044"/>
    <w:rsid w:val="00655CC8"/>
    <w:rsid w:val="0065692F"/>
    <w:rsid w:val="006578A9"/>
    <w:rsid w:val="006611AA"/>
    <w:rsid w:val="00666676"/>
    <w:rsid w:val="00666762"/>
    <w:rsid w:val="00672299"/>
    <w:rsid w:val="00674BC0"/>
    <w:rsid w:val="0068020E"/>
    <w:rsid w:val="0068073B"/>
    <w:rsid w:val="00684483"/>
    <w:rsid w:val="00690430"/>
    <w:rsid w:val="006917AF"/>
    <w:rsid w:val="00693372"/>
    <w:rsid w:val="006A134D"/>
    <w:rsid w:val="006A2FD4"/>
    <w:rsid w:val="006B3D3E"/>
    <w:rsid w:val="006B42DD"/>
    <w:rsid w:val="006C0B81"/>
    <w:rsid w:val="006C1090"/>
    <w:rsid w:val="006C2978"/>
    <w:rsid w:val="006C7181"/>
    <w:rsid w:val="006D116B"/>
    <w:rsid w:val="006D1BFC"/>
    <w:rsid w:val="006D32FE"/>
    <w:rsid w:val="006E444C"/>
    <w:rsid w:val="006F4DD3"/>
    <w:rsid w:val="006F5C9B"/>
    <w:rsid w:val="006F77C9"/>
    <w:rsid w:val="00711E67"/>
    <w:rsid w:val="00714F17"/>
    <w:rsid w:val="00717FF8"/>
    <w:rsid w:val="00720CB4"/>
    <w:rsid w:val="00722F8B"/>
    <w:rsid w:val="00725B9E"/>
    <w:rsid w:val="00731657"/>
    <w:rsid w:val="007316AA"/>
    <w:rsid w:val="00731A3E"/>
    <w:rsid w:val="00733184"/>
    <w:rsid w:val="007357E5"/>
    <w:rsid w:val="00741BA5"/>
    <w:rsid w:val="007451FF"/>
    <w:rsid w:val="0074779C"/>
    <w:rsid w:val="007478A1"/>
    <w:rsid w:val="00747A23"/>
    <w:rsid w:val="00747F1C"/>
    <w:rsid w:val="00747FAC"/>
    <w:rsid w:val="00750778"/>
    <w:rsid w:val="0075204F"/>
    <w:rsid w:val="007718C9"/>
    <w:rsid w:val="00773934"/>
    <w:rsid w:val="00773BFB"/>
    <w:rsid w:val="00776738"/>
    <w:rsid w:val="00782C75"/>
    <w:rsid w:val="0078653D"/>
    <w:rsid w:val="007A070A"/>
    <w:rsid w:val="007A4F01"/>
    <w:rsid w:val="007B0391"/>
    <w:rsid w:val="007B0AA6"/>
    <w:rsid w:val="007B50EC"/>
    <w:rsid w:val="007B568D"/>
    <w:rsid w:val="007C3A93"/>
    <w:rsid w:val="007C793B"/>
    <w:rsid w:val="007D09AB"/>
    <w:rsid w:val="007D0B2B"/>
    <w:rsid w:val="007D1E9C"/>
    <w:rsid w:val="007D4BB6"/>
    <w:rsid w:val="007D574A"/>
    <w:rsid w:val="007D7516"/>
    <w:rsid w:val="007E41C4"/>
    <w:rsid w:val="007E5BDA"/>
    <w:rsid w:val="007F09A2"/>
    <w:rsid w:val="007F5315"/>
    <w:rsid w:val="00810AA6"/>
    <w:rsid w:val="0081275F"/>
    <w:rsid w:val="00813F45"/>
    <w:rsid w:val="00816153"/>
    <w:rsid w:val="0082053A"/>
    <w:rsid w:val="00821427"/>
    <w:rsid w:val="00823EA8"/>
    <w:rsid w:val="00824216"/>
    <w:rsid w:val="008245C4"/>
    <w:rsid w:val="00834B2D"/>
    <w:rsid w:val="008356A4"/>
    <w:rsid w:val="00835D8F"/>
    <w:rsid w:val="00835DDE"/>
    <w:rsid w:val="00835E60"/>
    <w:rsid w:val="00844015"/>
    <w:rsid w:val="00845B07"/>
    <w:rsid w:val="008474B9"/>
    <w:rsid w:val="00855032"/>
    <w:rsid w:val="0085565F"/>
    <w:rsid w:val="00862E93"/>
    <w:rsid w:val="008662E6"/>
    <w:rsid w:val="0087020D"/>
    <w:rsid w:val="00871151"/>
    <w:rsid w:val="00873830"/>
    <w:rsid w:val="00876230"/>
    <w:rsid w:val="00877736"/>
    <w:rsid w:val="00880DA8"/>
    <w:rsid w:val="008869B5"/>
    <w:rsid w:val="00887B6F"/>
    <w:rsid w:val="00887F7E"/>
    <w:rsid w:val="0089157B"/>
    <w:rsid w:val="008922E7"/>
    <w:rsid w:val="008923DF"/>
    <w:rsid w:val="00892CC2"/>
    <w:rsid w:val="008A6917"/>
    <w:rsid w:val="008B1F16"/>
    <w:rsid w:val="008B49DC"/>
    <w:rsid w:val="008B65A5"/>
    <w:rsid w:val="008B6C7E"/>
    <w:rsid w:val="008C34E0"/>
    <w:rsid w:val="008C3663"/>
    <w:rsid w:val="008C6BD9"/>
    <w:rsid w:val="008D12AB"/>
    <w:rsid w:val="008D3D4B"/>
    <w:rsid w:val="008E0F84"/>
    <w:rsid w:val="008E7488"/>
    <w:rsid w:val="008E7CC7"/>
    <w:rsid w:val="008E7CE5"/>
    <w:rsid w:val="00901E4F"/>
    <w:rsid w:val="009053EA"/>
    <w:rsid w:val="00906382"/>
    <w:rsid w:val="0091150F"/>
    <w:rsid w:val="0092597B"/>
    <w:rsid w:val="00927D7A"/>
    <w:rsid w:val="00932596"/>
    <w:rsid w:val="009343C9"/>
    <w:rsid w:val="0093509B"/>
    <w:rsid w:val="00942805"/>
    <w:rsid w:val="00943694"/>
    <w:rsid w:val="0094509A"/>
    <w:rsid w:val="009474DD"/>
    <w:rsid w:val="0095093B"/>
    <w:rsid w:val="00951735"/>
    <w:rsid w:val="00957DDC"/>
    <w:rsid w:val="00963C3A"/>
    <w:rsid w:val="009643DE"/>
    <w:rsid w:val="00964F20"/>
    <w:rsid w:val="00967A22"/>
    <w:rsid w:val="009741BE"/>
    <w:rsid w:val="00984C2D"/>
    <w:rsid w:val="00992648"/>
    <w:rsid w:val="009A040F"/>
    <w:rsid w:val="009A19F5"/>
    <w:rsid w:val="009A399C"/>
    <w:rsid w:val="009A6AE2"/>
    <w:rsid w:val="009B17A3"/>
    <w:rsid w:val="009B2B5A"/>
    <w:rsid w:val="009B538E"/>
    <w:rsid w:val="009B6D30"/>
    <w:rsid w:val="009D1F17"/>
    <w:rsid w:val="009D4EA9"/>
    <w:rsid w:val="009D71EC"/>
    <w:rsid w:val="009E68F6"/>
    <w:rsid w:val="009F1ABB"/>
    <w:rsid w:val="009F38F4"/>
    <w:rsid w:val="00A05AEB"/>
    <w:rsid w:val="00A06CD6"/>
    <w:rsid w:val="00A109EA"/>
    <w:rsid w:val="00A1120B"/>
    <w:rsid w:val="00A11DBE"/>
    <w:rsid w:val="00A1389B"/>
    <w:rsid w:val="00A13E66"/>
    <w:rsid w:val="00A14CC8"/>
    <w:rsid w:val="00A2054C"/>
    <w:rsid w:val="00A23472"/>
    <w:rsid w:val="00A24205"/>
    <w:rsid w:val="00A3010E"/>
    <w:rsid w:val="00A30D45"/>
    <w:rsid w:val="00A33617"/>
    <w:rsid w:val="00A3522F"/>
    <w:rsid w:val="00A36B94"/>
    <w:rsid w:val="00A4281B"/>
    <w:rsid w:val="00A51F54"/>
    <w:rsid w:val="00A530F8"/>
    <w:rsid w:val="00A532EC"/>
    <w:rsid w:val="00A60642"/>
    <w:rsid w:val="00A61F67"/>
    <w:rsid w:val="00A65D21"/>
    <w:rsid w:val="00A672E5"/>
    <w:rsid w:val="00A734A6"/>
    <w:rsid w:val="00A77C3E"/>
    <w:rsid w:val="00A845FF"/>
    <w:rsid w:val="00A92B83"/>
    <w:rsid w:val="00A92C3E"/>
    <w:rsid w:val="00A93FD4"/>
    <w:rsid w:val="00AA47E4"/>
    <w:rsid w:val="00AB0576"/>
    <w:rsid w:val="00AB0966"/>
    <w:rsid w:val="00AB3E58"/>
    <w:rsid w:val="00AB5E8E"/>
    <w:rsid w:val="00AC33A0"/>
    <w:rsid w:val="00AC4DA9"/>
    <w:rsid w:val="00AC66CE"/>
    <w:rsid w:val="00AD6F7F"/>
    <w:rsid w:val="00AE289E"/>
    <w:rsid w:val="00AF26B5"/>
    <w:rsid w:val="00AF343E"/>
    <w:rsid w:val="00AF45AC"/>
    <w:rsid w:val="00B00708"/>
    <w:rsid w:val="00B01A1F"/>
    <w:rsid w:val="00B03493"/>
    <w:rsid w:val="00B13758"/>
    <w:rsid w:val="00B14BCD"/>
    <w:rsid w:val="00B26768"/>
    <w:rsid w:val="00B40D19"/>
    <w:rsid w:val="00B4127C"/>
    <w:rsid w:val="00B53E62"/>
    <w:rsid w:val="00B60220"/>
    <w:rsid w:val="00B60FCA"/>
    <w:rsid w:val="00B62ABA"/>
    <w:rsid w:val="00B64234"/>
    <w:rsid w:val="00B70D9B"/>
    <w:rsid w:val="00B7263F"/>
    <w:rsid w:val="00B75361"/>
    <w:rsid w:val="00B76F71"/>
    <w:rsid w:val="00BA7C3E"/>
    <w:rsid w:val="00BB47D8"/>
    <w:rsid w:val="00BB5070"/>
    <w:rsid w:val="00BB5D02"/>
    <w:rsid w:val="00BB5FF5"/>
    <w:rsid w:val="00BC1874"/>
    <w:rsid w:val="00BD51C7"/>
    <w:rsid w:val="00BD596A"/>
    <w:rsid w:val="00BD69E9"/>
    <w:rsid w:val="00BE0481"/>
    <w:rsid w:val="00BE0A38"/>
    <w:rsid w:val="00BE170C"/>
    <w:rsid w:val="00BE3E47"/>
    <w:rsid w:val="00BE765E"/>
    <w:rsid w:val="00BF21C0"/>
    <w:rsid w:val="00BF5552"/>
    <w:rsid w:val="00C00962"/>
    <w:rsid w:val="00C0165B"/>
    <w:rsid w:val="00C04573"/>
    <w:rsid w:val="00C079B3"/>
    <w:rsid w:val="00C15621"/>
    <w:rsid w:val="00C157BF"/>
    <w:rsid w:val="00C17503"/>
    <w:rsid w:val="00C17FF0"/>
    <w:rsid w:val="00C21F78"/>
    <w:rsid w:val="00C26482"/>
    <w:rsid w:val="00C31E6E"/>
    <w:rsid w:val="00C345B7"/>
    <w:rsid w:val="00C41A02"/>
    <w:rsid w:val="00C43A8E"/>
    <w:rsid w:val="00C44808"/>
    <w:rsid w:val="00C46D54"/>
    <w:rsid w:val="00C47304"/>
    <w:rsid w:val="00C475FD"/>
    <w:rsid w:val="00C6007C"/>
    <w:rsid w:val="00C627BA"/>
    <w:rsid w:val="00C6490D"/>
    <w:rsid w:val="00C665FA"/>
    <w:rsid w:val="00C72458"/>
    <w:rsid w:val="00C73AE6"/>
    <w:rsid w:val="00C748F0"/>
    <w:rsid w:val="00C75E03"/>
    <w:rsid w:val="00C761A8"/>
    <w:rsid w:val="00C766BE"/>
    <w:rsid w:val="00C86E1B"/>
    <w:rsid w:val="00C9588C"/>
    <w:rsid w:val="00CA7C13"/>
    <w:rsid w:val="00CB19B8"/>
    <w:rsid w:val="00CB39E0"/>
    <w:rsid w:val="00CB414C"/>
    <w:rsid w:val="00CB532D"/>
    <w:rsid w:val="00CB7402"/>
    <w:rsid w:val="00CB75A3"/>
    <w:rsid w:val="00CB7D5E"/>
    <w:rsid w:val="00CC5055"/>
    <w:rsid w:val="00CC55D6"/>
    <w:rsid w:val="00CC71E0"/>
    <w:rsid w:val="00CD0050"/>
    <w:rsid w:val="00CD3631"/>
    <w:rsid w:val="00CD45F0"/>
    <w:rsid w:val="00CE0035"/>
    <w:rsid w:val="00CE2071"/>
    <w:rsid w:val="00CE5801"/>
    <w:rsid w:val="00CE67B2"/>
    <w:rsid w:val="00CF0E7D"/>
    <w:rsid w:val="00CF0EF5"/>
    <w:rsid w:val="00CF222B"/>
    <w:rsid w:val="00D01DA4"/>
    <w:rsid w:val="00D043FF"/>
    <w:rsid w:val="00D101F2"/>
    <w:rsid w:val="00D1072B"/>
    <w:rsid w:val="00D20BA3"/>
    <w:rsid w:val="00D20C72"/>
    <w:rsid w:val="00D22002"/>
    <w:rsid w:val="00D25993"/>
    <w:rsid w:val="00D3395C"/>
    <w:rsid w:val="00D425E2"/>
    <w:rsid w:val="00D47266"/>
    <w:rsid w:val="00D60107"/>
    <w:rsid w:val="00D61B55"/>
    <w:rsid w:val="00D622BC"/>
    <w:rsid w:val="00D64119"/>
    <w:rsid w:val="00D70D34"/>
    <w:rsid w:val="00D75DF8"/>
    <w:rsid w:val="00D77587"/>
    <w:rsid w:val="00D816CF"/>
    <w:rsid w:val="00D83753"/>
    <w:rsid w:val="00D85966"/>
    <w:rsid w:val="00D86734"/>
    <w:rsid w:val="00D9480D"/>
    <w:rsid w:val="00DA1DE4"/>
    <w:rsid w:val="00DA2DFC"/>
    <w:rsid w:val="00DB0843"/>
    <w:rsid w:val="00DB5130"/>
    <w:rsid w:val="00DB74B1"/>
    <w:rsid w:val="00DD16D9"/>
    <w:rsid w:val="00DD1BDD"/>
    <w:rsid w:val="00DE33C1"/>
    <w:rsid w:val="00DE57D8"/>
    <w:rsid w:val="00DE7954"/>
    <w:rsid w:val="00DF1075"/>
    <w:rsid w:val="00DF4D6F"/>
    <w:rsid w:val="00E006C0"/>
    <w:rsid w:val="00E06005"/>
    <w:rsid w:val="00E0700B"/>
    <w:rsid w:val="00E12484"/>
    <w:rsid w:val="00E130CB"/>
    <w:rsid w:val="00E14AB8"/>
    <w:rsid w:val="00E20E8B"/>
    <w:rsid w:val="00E214F5"/>
    <w:rsid w:val="00E2217A"/>
    <w:rsid w:val="00E22953"/>
    <w:rsid w:val="00E24331"/>
    <w:rsid w:val="00E311EB"/>
    <w:rsid w:val="00E41A1A"/>
    <w:rsid w:val="00E43E85"/>
    <w:rsid w:val="00E57842"/>
    <w:rsid w:val="00E60B41"/>
    <w:rsid w:val="00E6448D"/>
    <w:rsid w:val="00E72CAB"/>
    <w:rsid w:val="00E72E37"/>
    <w:rsid w:val="00E74AC0"/>
    <w:rsid w:val="00E761A3"/>
    <w:rsid w:val="00E765E7"/>
    <w:rsid w:val="00E858C3"/>
    <w:rsid w:val="00E92704"/>
    <w:rsid w:val="00E95647"/>
    <w:rsid w:val="00E966AF"/>
    <w:rsid w:val="00EA126B"/>
    <w:rsid w:val="00EA3792"/>
    <w:rsid w:val="00EA4E15"/>
    <w:rsid w:val="00EA6F9B"/>
    <w:rsid w:val="00EB5DDB"/>
    <w:rsid w:val="00EC6619"/>
    <w:rsid w:val="00EC7082"/>
    <w:rsid w:val="00ED1335"/>
    <w:rsid w:val="00ED39C1"/>
    <w:rsid w:val="00ED3A31"/>
    <w:rsid w:val="00ED484E"/>
    <w:rsid w:val="00ED63C8"/>
    <w:rsid w:val="00EE16F1"/>
    <w:rsid w:val="00EE54A4"/>
    <w:rsid w:val="00EF6804"/>
    <w:rsid w:val="00F00C32"/>
    <w:rsid w:val="00F07283"/>
    <w:rsid w:val="00F106D8"/>
    <w:rsid w:val="00F11C11"/>
    <w:rsid w:val="00F144B0"/>
    <w:rsid w:val="00F2060D"/>
    <w:rsid w:val="00F21205"/>
    <w:rsid w:val="00F22EAE"/>
    <w:rsid w:val="00F23890"/>
    <w:rsid w:val="00F27837"/>
    <w:rsid w:val="00F323EA"/>
    <w:rsid w:val="00F36124"/>
    <w:rsid w:val="00F42DE0"/>
    <w:rsid w:val="00F47FEF"/>
    <w:rsid w:val="00F562A7"/>
    <w:rsid w:val="00F64075"/>
    <w:rsid w:val="00F64183"/>
    <w:rsid w:val="00F727E8"/>
    <w:rsid w:val="00F8094C"/>
    <w:rsid w:val="00F84945"/>
    <w:rsid w:val="00FA370A"/>
    <w:rsid w:val="00FA4149"/>
    <w:rsid w:val="00FA426B"/>
    <w:rsid w:val="00FA6212"/>
    <w:rsid w:val="00FB10F9"/>
    <w:rsid w:val="00FB1FC0"/>
    <w:rsid w:val="00FB49D0"/>
    <w:rsid w:val="00FB60C2"/>
    <w:rsid w:val="00FB7C90"/>
    <w:rsid w:val="00FD0BB4"/>
    <w:rsid w:val="00FD1F5F"/>
    <w:rsid w:val="00FD5734"/>
    <w:rsid w:val="00FD7340"/>
    <w:rsid w:val="00FE5007"/>
    <w:rsid w:val="00FE5828"/>
    <w:rsid w:val="00FE6719"/>
    <w:rsid w:val="00FE741B"/>
    <w:rsid w:val="00FF6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schemas-city2airport-com/woprcity2airport" w:name="City"/>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locked="1" w:semiHidden="0" w:uiPriority="39" w:unhideWhenUsed="0"/>
    <w:lsdException w:name="caption" w:locked="1" w:semiHidden="0" w:uiPriority="0" w:unhideWhenUsed="0" w:qFormat="1"/>
    <w:lsdException w:name="Title" w:locked="1" w:semiHidden="0" w:uiPriority="0" w:unhideWhenUsed="0" w:qFormat="1"/>
    <w:lsdException w:name="Default Paragraph Font" w:uiPriority="1"/>
    <w:lsdException w:name="Body Text" w:uiPriority="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DB"/>
    <w:pPr>
      <w:ind w:left="1080"/>
    </w:pPr>
    <w:rPr>
      <w:rFonts w:ascii="Arial" w:hAnsi="Arial"/>
    </w:rPr>
  </w:style>
  <w:style w:type="paragraph" w:styleId="Heading1">
    <w:name w:val="heading 1"/>
    <w:basedOn w:val="HeadingBase"/>
    <w:next w:val="BodyText"/>
    <w:link w:val="Heading1Char"/>
    <w:qFormat/>
    <w:rsid w:val="00EB5DDB"/>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EB5DDB"/>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EB5DDB"/>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uiPriority w:val="99"/>
    <w:qFormat/>
    <w:rsid w:val="00EB5DDB"/>
    <w:pPr>
      <w:spacing w:before="120" w:after="120" w:line="240" w:lineRule="atLeast"/>
      <w:outlineLvl w:val="3"/>
    </w:pPr>
    <w:rPr>
      <w:b/>
      <w:i/>
      <w:sz w:val="20"/>
    </w:rPr>
  </w:style>
  <w:style w:type="paragraph" w:styleId="Heading5">
    <w:name w:val="heading 5"/>
    <w:basedOn w:val="HeadingBase"/>
    <w:next w:val="BodyText"/>
    <w:link w:val="Heading5Char"/>
    <w:uiPriority w:val="99"/>
    <w:qFormat/>
    <w:rsid w:val="00EB5DDB"/>
    <w:pPr>
      <w:spacing w:before="0" w:line="240" w:lineRule="atLeast"/>
      <w:ind w:left="1440"/>
      <w:outlineLvl w:val="4"/>
    </w:pPr>
    <w:rPr>
      <w:sz w:val="20"/>
    </w:rPr>
  </w:style>
  <w:style w:type="paragraph" w:styleId="Heading6">
    <w:name w:val="heading 6"/>
    <w:basedOn w:val="HeadingBase"/>
    <w:next w:val="BodyText"/>
    <w:link w:val="Heading6Char"/>
    <w:uiPriority w:val="99"/>
    <w:qFormat/>
    <w:rsid w:val="00EB5DDB"/>
    <w:pPr>
      <w:ind w:left="1440"/>
      <w:outlineLvl w:val="5"/>
    </w:pPr>
    <w:rPr>
      <w:i/>
      <w:sz w:val="20"/>
    </w:rPr>
  </w:style>
  <w:style w:type="paragraph" w:styleId="Heading7">
    <w:name w:val="heading 7"/>
    <w:basedOn w:val="HeadingBase"/>
    <w:next w:val="BodyText"/>
    <w:link w:val="Heading7Char"/>
    <w:uiPriority w:val="99"/>
    <w:qFormat/>
    <w:rsid w:val="00EB5DDB"/>
    <w:pPr>
      <w:outlineLvl w:val="6"/>
    </w:pPr>
    <w:rPr>
      <w:sz w:val="20"/>
    </w:rPr>
  </w:style>
  <w:style w:type="paragraph" w:styleId="Heading8">
    <w:name w:val="heading 8"/>
    <w:basedOn w:val="HeadingBase"/>
    <w:next w:val="BodyText"/>
    <w:link w:val="Heading8Char"/>
    <w:uiPriority w:val="99"/>
    <w:qFormat/>
    <w:rsid w:val="00EB5DDB"/>
    <w:pPr>
      <w:outlineLvl w:val="7"/>
    </w:pPr>
    <w:rPr>
      <w:i/>
      <w:sz w:val="18"/>
    </w:rPr>
  </w:style>
  <w:style w:type="paragraph" w:styleId="Heading9">
    <w:name w:val="heading 9"/>
    <w:basedOn w:val="HeadingBase"/>
    <w:next w:val="BodyText"/>
    <w:link w:val="Heading9Char"/>
    <w:uiPriority w:val="99"/>
    <w:qFormat/>
    <w:rsid w:val="00EB5DDB"/>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locked/>
    <w:rsid w:val="000922AD"/>
    <w:rPr>
      <w:rFonts w:ascii="Arial Black" w:hAnsi="Arial Black"/>
      <w:spacing w:val="-15"/>
      <w:kern w:val="28"/>
      <w:sz w:val="22"/>
    </w:rPr>
  </w:style>
  <w:style w:type="character" w:customStyle="1" w:styleId="Heading3Char">
    <w:name w:val="Heading 3 Char"/>
    <w:link w:val="Heading3"/>
    <w:locked/>
    <w:rsid w:val="000922AD"/>
    <w:rPr>
      <w:rFonts w:ascii="Arial Black" w:hAnsi="Arial Black"/>
      <w:spacing w:val="-10"/>
      <w:kern w:val="28"/>
    </w:rPr>
  </w:style>
  <w:style w:type="character" w:customStyle="1" w:styleId="Heading4Char">
    <w:name w:val="Heading 4 Char"/>
    <w:link w:val="Heading4"/>
    <w:uiPriority w:val="99"/>
    <w:locked/>
    <w:rsid w:val="000922AD"/>
    <w:rPr>
      <w:rFonts w:ascii="Arial" w:hAnsi="Arial"/>
      <w:b/>
      <w:i/>
      <w:spacing w:val="-4"/>
      <w:kern w:val="28"/>
    </w:rPr>
  </w:style>
  <w:style w:type="character" w:customStyle="1" w:styleId="Heading5Char">
    <w:name w:val="Heading 5 Char"/>
    <w:link w:val="Heading5"/>
    <w:uiPriority w:val="99"/>
    <w:locked/>
    <w:rsid w:val="000922AD"/>
    <w:rPr>
      <w:rFonts w:ascii="Arial" w:hAnsi="Arial"/>
      <w:spacing w:val="-4"/>
      <w:kern w:val="28"/>
    </w:rPr>
  </w:style>
  <w:style w:type="character" w:customStyle="1" w:styleId="Heading6Char">
    <w:name w:val="Heading 6 Char"/>
    <w:link w:val="Heading6"/>
    <w:uiPriority w:val="99"/>
    <w:locked/>
    <w:rsid w:val="000922AD"/>
    <w:rPr>
      <w:rFonts w:ascii="Arial" w:hAnsi="Arial"/>
      <w:i/>
      <w:spacing w:val="-4"/>
      <w:kern w:val="28"/>
    </w:rPr>
  </w:style>
  <w:style w:type="character" w:customStyle="1" w:styleId="Heading7Char">
    <w:name w:val="Heading 7 Char"/>
    <w:link w:val="Heading7"/>
    <w:uiPriority w:val="99"/>
    <w:locked/>
    <w:rsid w:val="000922AD"/>
    <w:rPr>
      <w:rFonts w:ascii="Arial" w:hAnsi="Arial"/>
      <w:spacing w:val="-4"/>
      <w:kern w:val="28"/>
    </w:rPr>
  </w:style>
  <w:style w:type="character" w:customStyle="1" w:styleId="Heading8Char">
    <w:name w:val="Heading 8 Char"/>
    <w:link w:val="Heading8"/>
    <w:uiPriority w:val="99"/>
    <w:locked/>
    <w:rsid w:val="000922AD"/>
    <w:rPr>
      <w:rFonts w:ascii="Arial" w:hAnsi="Arial"/>
      <w:i/>
      <w:spacing w:val="-4"/>
      <w:kern w:val="28"/>
      <w:sz w:val="18"/>
    </w:rPr>
  </w:style>
  <w:style w:type="character" w:customStyle="1" w:styleId="Heading9Char">
    <w:name w:val="Heading 9 Char"/>
    <w:link w:val="Heading9"/>
    <w:uiPriority w:val="99"/>
    <w:locked/>
    <w:rsid w:val="000922AD"/>
    <w:rPr>
      <w:rFonts w:ascii="Arial" w:hAnsi="Arial"/>
      <w:spacing w:val="-4"/>
      <w:kern w:val="28"/>
      <w:sz w:val="18"/>
    </w:rPr>
  </w:style>
  <w:style w:type="paragraph" w:customStyle="1" w:styleId="HeadingBase">
    <w:name w:val="Heading Base"/>
    <w:basedOn w:val="Normal"/>
    <w:next w:val="BodyText"/>
    <w:uiPriority w:val="99"/>
    <w:rsid w:val="00EB5DDB"/>
    <w:pPr>
      <w:keepNext/>
      <w:keepLines/>
      <w:spacing w:before="140" w:line="220" w:lineRule="atLeast"/>
    </w:pPr>
    <w:rPr>
      <w:spacing w:val="-4"/>
      <w:kern w:val="28"/>
      <w:sz w:val="22"/>
    </w:rPr>
  </w:style>
  <w:style w:type="paragraph" w:styleId="BodyText">
    <w:name w:val="Body Text"/>
    <w:basedOn w:val="Normal"/>
    <w:link w:val="BodyTextChar"/>
    <w:rsid w:val="00EB5DDB"/>
    <w:pPr>
      <w:spacing w:before="60" w:after="60"/>
      <w:jc w:val="both"/>
    </w:pPr>
  </w:style>
  <w:style w:type="character" w:customStyle="1" w:styleId="BodyTextChar">
    <w:name w:val="Body Text Char"/>
    <w:link w:val="BodyText"/>
    <w:locked/>
    <w:rsid w:val="000922AD"/>
    <w:rPr>
      <w:rFonts w:ascii="Arial" w:hAnsi="Arial"/>
    </w:rPr>
  </w:style>
  <w:style w:type="paragraph" w:customStyle="1" w:styleId="BlockQuotation">
    <w:name w:val="Block Quotation"/>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uiPriority w:val="99"/>
    <w:rsid w:val="00C47304"/>
    <w:pPr>
      <w:ind w:left="1440"/>
    </w:pPr>
  </w:style>
  <w:style w:type="character" w:customStyle="1" w:styleId="BodyTextIndentChar">
    <w:name w:val="Body Text Indent Char"/>
    <w:link w:val="BodyTextIndent"/>
    <w:uiPriority w:val="99"/>
    <w:locked/>
    <w:rsid w:val="000922AD"/>
    <w:rPr>
      <w:rFonts w:ascii="Arial" w:hAnsi="Arial"/>
      <w:lang w:val="en-US" w:eastAsia="en-US"/>
    </w:rPr>
  </w:style>
  <w:style w:type="paragraph" w:customStyle="1" w:styleId="BodyTextKeep">
    <w:name w:val="Body Text Keep"/>
    <w:basedOn w:val="BodyText"/>
    <w:uiPriority w:val="99"/>
    <w:rsid w:val="00C47304"/>
    <w:pPr>
      <w:keepNext/>
    </w:pPr>
  </w:style>
  <w:style w:type="paragraph" w:customStyle="1" w:styleId="Picture">
    <w:name w:val="Picture"/>
    <w:next w:val="Caption"/>
    <w:uiPriority w:val="99"/>
    <w:rsid w:val="00EB5DDB"/>
    <w:pPr>
      <w:keepNext/>
      <w:jc w:val="center"/>
    </w:pPr>
    <w:rPr>
      <w:rFonts w:ascii="Arial" w:hAnsi="Arial"/>
    </w:rPr>
  </w:style>
  <w:style w:type="paragraph" w:styleId="Caption">
    <w:name w:val="caption"/>
    <w:basedOn w:val="Picture"/>
    <w:next w:val="BodyText"/>
    <w:qFormat/>
    <w:rsid w:val="00EB5DDB"/>
    <w:pPr>
      <w:spacing w:before="60" w:after="240" w:line="220" w:lineRule="atLeast"/>
    </w:pPr>
  </w:style>
  <w:style w:type="paragraph" w:customStyle="1" w:styleId="PartLabel">
    <w:name w:val="Part Label"/>
    <w:basedOn w:val="Normal"/>
    <w:uiPriority w:val="99"/>
    <w:rsid w:val="00EB5DDB"/>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uiPriority w:val="99"/>
    <w:rsid w:val="00EB5DDB"/>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uiPriority w:val="99"/>
    <w:qFormat/>
    <w:rsid w:val="00EB5DDB"/>
    <w:pPr>
      <w:pBdr>
        <w:top w:val="single" w:sz="6" w:space="16" w:color="auto"/>
      </w:pBdr>
      <w:spacing w:before="220" w:after="60" w:line="320" w:lineRule="atLeast"/>
      <w:ind w:left="0"/>
    </w:pPr>
    <w:rPr>
      <w:rFonts w:ascii="Arial Black" w:hAnsi="Arial Black"/>
      <w:spacing w:val="-30"/>
      <w:sz w:val="40"/>
    </w:rPr>
  </w:style>
  <w:style w:type="character" w:customStyle="1" w:styleId="TitleChar">
    <w:name w:val="Title Char"/>
    <w:link w:val="Title"/>
    <w:uiPriority w:val="99"/>
    <w:locked/>
    <w:rsid w:val="000922AD"/>
    <w:rPr>
      <w:rFonts w:ascii="Arial Black" w:hAnsi="Arial Black"/>
      <w:spacing w:val="-30"/>
      <w:kern w:val="28"/>
      <w:sz w:val="40"/>
    </w:rPr>
  </w:style>
  <w:style w:type="paragraph" w:styleId="Subtitle">
    <w:name w:val="Subtitle"/>
    <w:basedOn w:val="Title"/>
    <w:next w:val="BodyText"/>
    <w:link w:val="SubtitleChar"/>
    <w:uiPriority w:val="99"/>
    <w:qFormat/>
    <w:rsid w:val="00EB5DDB"/>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uiPriority w:val="99"/>
    <w:locked/>
    <w:rsid w:val="000922AD"/>
    <w:rPr>
      <w:rFonts w:ascii="Arial" w:hAnsi="Arial"/>
      <w:spacing w:val="-16"/>
      <w:kern w:val="28"/>
      <w:sz w:val="32"/>
    </w:rPr>
  </w:style>
  <w:style w:type="paragraph" w:customStyle="1" w:styleId="ChapterSubtitle">
    <w:name w:val="Chapter Subtitle"/>
    <w:basedOn w:val="Subtitle"/>
    <w:uiPriority w:val="99"/>
    <w:rsid w:val="00EB5DDB"/>
  </w:style>
  <w:style w:type="paragraph" w:customStyle="1" w:styleId="CompanyName">
    <w:name w:val="Company Name"/>
    <w:basedOn w:val="Normal"/>
    <w:uiPriority w:val="99"/>
    <w:rsid w:val="00EB5DDB"/>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uiPriority w:val="99"/>
    <w:rsid w:val="00EB5DDB"/>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uiPriority w:val="99"/>
    <w:semiHidden/>
    <w:rsid w:val="00EB5DDB"/>
    <w:rPr>
      <w:rFonts w:ascii="Arial" w:hAnsi="Arial" w:cs="Times New Roman"/>
      <w:sz w:val="16"/>
    </w:rPr>
  </w:style>
  <w:style w:type="paragraph" w:customStyle="1" w:styleId="FootnoteBase">
    <w:name w:val="Footnote Base"/>
    <w:basedOn w:val="Normal"/>
    <w:uiPriority w:val="99"/>
    <w:rsid w:val="00EB5DDB"/>
    <w:pPr>
      <w:keepLines/>
      <w:spacing w:line="200" w:lineRule="atLeast"/>
    </w:pPr>
    <w:rPr>
      <w:spacing w:val="-5"/>
      <w:sz w:val="16"/>
    </w:rPr>
  </w:style>
  <w:style w:type="paragraph" w:styleId="CommentText">
    <w:name w:val="annotation text"/>
    <w:basedOn w:val="FootnoteBase"/>
    <w:link w:val="CommentTextChar"/>
    <w:uiPriority w:val="99"/>
    <w:semiHidden/>
    <w:rsid w:val="00EB5DDB"/>
  </w:style>
  <w:style w:type="character" w:customStyle="1" w:styleId="CommentTextChar">
    <w:name w:val="Comment Text Char"/>
    <w:link w:val="CommentText"/>
    <w:uiPriority w:val="99"/>
    <w:semiHidden/>
    <w:locked/>
    <w:rsid w:val="000922AD"/>
    <w:rPr>
      <w:rFonts w:ascii="Arial" w:hAnsi="Arial"/>
      <w:spacing w:val="-5"/>
      <w:sz w:val="16"/>
    </w:rPr>
  </w:style>
  <w:style w:type="paragraph" w:customStyle="1" w:styleId="TableText">
    <w:name w:val="Table Text"/>
    <w:basedOn w:val="Normal"/>
    <w:rsid w:val="00EB5DDB"/>
    <w:pPr>
      <w:keepLines/>
      <w:spacing w:before="60"/>
      <w:ind w:left="0"/>
    </w:pPr>
  </w:style>
  <w:style w:type="paragraph" w:customStyle="1" w:styleId="TitleCover">
    <w:name w:val="Title Cover"/>
    <w:basedOn w:val="HeadingBase"/>
    <w:next w:val="Normal"/>
    <w:uiPriority w:val="99"/>
    <w:rsid w:val="00EB5DDB"/>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uiPriority w:val="99"/>
    <w:rsid w:val="00EB5DDB"/>
  </w:style>
  <w:style w:type="character" w:styleId="Emphasis">
    <w:name w:val="Emphasis"/>
    <w:uiPriority w:val="99"/>
    <w:qFormat/>
    <w:rsid w:val="00EB5DDB"/>
    <w:rPr>
      <w:rFonts w:ascii="Arial Black" w:hAnsi="Arial Black" w:cs="Times New Roman"/>
      <w:spacing w:val="-4"/>
      <w:sz w:val="18"/>
    </w:rPr>
  </w:style>
  <w:style w:type="character" w:styleId="EndnoteReference">
    <w:name w:val="endnote reference"/>
    <w:uiPriority w:val="99"/>
    <w:semiHidden/>
    <w:rsid w:val="00EB5DDB"/>
    <w:rPr>
      <w:rFonts w:cs="Times New Roman"/>
      <w:vertAlign w:val="superscript"/>
    </w:rPr>
  </w:style>
  <w:style w:type="paragraph" w:styleId="EndnoteText">
    <w:name w:val="endnote text"/>
    <w:basedOn w:val="FootnoteBase"/>
    <w:link w:val="EndnoteTextChar"/>
    <w:uiPriority w:val="99"/>
    <w:semiHidden/>
    <w:rsid w:val="00EB5DDB"/>
  </w:style>
  <w:style w:type="character" w:customStyle="1" w:styleId="EndnoteTextChar">
    <w:name w:val="Endnote Text Char"/>
    <w:link w:val="EndnoteText"/>
    <w:uiPriority w:val="99"/>
    <w:semiHidden/>
    <w:locked/>
    <w:rsid w:val="000922AD"/>
    <w:rPr>
      <w:rFonts w:ascii="Arial" w:hAnsi="Arial"/>
      <w:spacing w:val="-5"/>
      <w:sz w:val="16"/>
    </w:rPr>
  </w:style>
  <w:style w:type="paragraph" w:customStyle="1" w:styleId="HeaderBase">
    <w:name w:val="Header Base"/>
    <w:basedOn w:val="Normal"/>
    <w:uiPriority w:val="99"/>
    <w:rsid w:val="00EB5DDB"/>
    <w:pPr>
      <w:keepLines/>
      <w:tabs>
        <w:tab w:val="center" w:pos="4320"/>
        <w:tab w:val="right" w:pos="9360"/>
      </w:tabs>
      <w:spacing w:line="190" w:lineRule="atLeast"/>
      <w:ind w:left="0"/>
    </w:pPr>
    <w:rPr>
      <w:sz w:val="18"/>
    </w:rPr>
  </w:style>
  <w:style w:type="paragraph" w:styleId="Footer">
    <w:name w:val="footer"/>
    <w:basedOn w:val="HeaderBase"/>
    <w:link w:val="FooterChar"/>
    <w:uiPriority w:val="99"/>
    <w:rsid w:val="00EB5DDB"/>
  </w:style>
  <w:style w:type="character" w:customStyle="1" w:styleId="FooterChar">
    <w:name w:val="Footer Char"/>
    <w:link w:val="Footer"/>
    <w:uiPriority w:val="99"/>
    <w:locked/>
    <w:rsid w:val="000922AD"/>
    <w:rPr>
      <w:rFonts w:ascii="Arial" w:hAnsi="Arial"/>
      <w:sz w:val="18"/>
    </w:rPr>
  </w:style>
  <w:style w:type="paragraph" w:customStyle="1" w:styleId="FooterEven">
    <w:name w:val="Footer Even"/>
    <w:basedOn w:val="Footer"/>
    <w:uiPriority w:val="99"/>
    <w:rsid w:val="00EB5DDB"/>
    <w:pPr>
      <w:pBdr>
        <w:top w:val="single" w:sz="6" w:space="2" w:color="auto"/>
      </w:pBdr>
      <w:spacing w:before="600"/>
    </w:pPr>
  </w:style>
  <w:style w:type="paragraph" w:customStyle="1" w:styleId="FooterFirst">
    <w:name w:val="Footer First"/>
    <w:basedOn w:val="Footer"/>
    <w:uiPriority w:val="99"/>
    <w:rsid w:val="00EB5DDB"/>
    <w:pPr>
      <w:pBdr>
        <w:top w:val="single" w:sz="6" w:space="2" w:color="auto"/>
      </w:pBdr>
      <w:spacing w:before="600"/>
    </w:pPr>
  </w:style>
  <w:style w:type="paragraph" w:customStyle="1" w:styleId="FooterOdd">
    <w:name w:val="Footer Odd"/>
    <w:basedOn w:val="Footer"/>
    <w:uiPriority w:val="99"/>
    <w:rsid w:val="00EB5DDB"/>
    <w:pPr>
      <w:pBdr>
        <w:top w:val="single" w:sz="6" w:space="2" w:color="auto"/>
      </w:pBdr>
      <w:spacing w:before="600"/>
    </w:pPr>
  </w:style>
  <w:style w:type="character" w:styleId="FootnoteReference">
    <w:name w:val="footnote reference"/>
    <w:uiPriority w:val="99"/>
    <w:semiHidden/>
    <w:rsid w:val="00EB5DDB"/>
    <w:rPr>
      <w:rFonts w:cs="Times New Roman"/>
      <w:vertAlign w:val="superscript"/>
    </w:rPr>
  </w:style>
  <w:style w:type="paragraph" w:styleId="FootnoteText">
    <w:name w:val="footnote text"/>
    <w:basedOn w:val="FootnoteBase"/>
    <w:link w:val="FootnoteTextChar"/>
    <w:uiPriority w:val="99"/>
    <w:semiHidden/>
    <w:rsid w:val="00EB5DDB"/>
  </w:style>
  <w:style w:type="character" w:customStyle="1" w:styleId="FootnoteTextChar">
    <w:name w:val="Footnote Text Char"/>
    <w:link w:val="FootnoteText"/>
    <w:uiPriority w:val="99"/>
    <w:semiHidden/>
    <w:locked/>
    <w:rsid w:val="000922AD"/>
    <w:rPr>
      <w:rFonts w:ascii="Arial" w:hAnsi="Arial"/>
      <w:spacing w:val="-5"/>
      <w:sz w:val="16"/>
    </w:rPr>
  </w:style>
  <w:style w:type="paragraph" w:styleId="Header">
    <w:name w:val="header"/>
    <w:basedOn w:val="HeaderBase"/>
    <w:link w:val="HeaderChar"/>
    <w:uiPriority w:val="99"/>
    <w:rsid w:val="00EB5DDB"/>
    <w:pPr>
      <w:tabs>
        <w:tab w:val="clear" w:pos="4320"/>
      </w:tabs>
    </w:pPr>
    <w:rPr>
      <w:u w:val="single"/>
    </w:rPr>
  </w:style>
  <w:style w:type="character" w:customStyle="1" w:styleId="HeaderChar">
    <w:name w:val="Header Char"/>
    <w:link w:val="Header"/>
    <w:uiPriority w:val="99"/>
    <w:locked/>
    <w:rsid w:val="000922AD"/>
    <w:rPr>
      <w:rFonts w:ascii="Arial" w:hAnsi="Arial"/>
      <w:sz w:val="18"/>
      <w:u w:val="single"/>
    </w:rPr>
  </w:style>
  <w:style w:type="paragraph" w:customStyle="1" w:styleId="HeaderEven">
    <w:name w:val="Header Even"/>
    <w:basedOn w:val="Header"/>
    <w:uiPriority w:val="99"/>
    <w:rsid w:val="00EB5DDB"/>
    <w:pPr>
      <w:pBdr>
        <w:bottom w:val="single" w:sz="6" w:space="1" w:color="auto"/>
      </w:pBdr>
      <w:spacing w:after="600"/>
    </w:pPr>
  </w:style>
  <w:style w:type="paragraph" w:customStyle="1" w:styleId="HeaderFirst">
    <w:name w:val="Header First"/>
    <w:basedOn w:val="Header"/>
    <w:uiPriority w:val="99"/>
    <w:rsid w:val="00EB5DDB"/>
    <w:pPr>
      <w:pBdr>
        <w:top w:val="single" w:sz="6" w:space="2" w:color="auto"/>
      </w:pBdr>
      <w:jc w:val="right"/>
    </w:pPr>
  </w:style>
  <w:style w:type="paragraph" w:customStyle="1" w:styleId="HeaderOdd">
    <w:name w:val="Header Odd"/>
    <w:basedOn w:val="Header"/>
    <w:uiPriority w:val="99"/>
    <w:rsid w:val="00EB5DDB"/>
    <w:pPr>
      <w:pBdr>
        <w:bottom w:val="single" w:sz="6" w:space="1" w:color="auto"/>
      </w:pBdr>
      <w:spacing w:after="600"/>
    </w:pPr>
  </w:style>
  <w:style w:type="paragraph" w:customStyle="1" w:styleId="IndexBase">
    <w:name w:val="Index Base"/>
    <w:basedOn w:val="Normal"/>
    <w:uiPriority w:val="99"/>
    <w:rsid w:val="00EB5DDB"/>
    <w:pPr>
      <w:spacing w:line="240" w:lineRule="atLeast"/>
      <w:ind w:left="360" w:hanging="360"/>
    </w:pPr>
    <w:rPr>
      <w:spacing w:val="-5"/>
      <w:sz w:val="18"/>
    </w:rPr>
  </w:style>
  <w:style w:type="paragraph" w:styleId="Index1">
    <w:name w:val="index 1"/>
    <w:basedOn w:val="IndexBase"/>
    <w:autoRedefine/>
    <w:uiPriority w:val="99"/>
    <w:semiHidden/>
    <w:rsid w:val="00EB5DDB"/>
  </w:style>
  <w:style w:type="paragraph" w:styleId="Index2">
    <w:name w:val="index 2"/>
    <w:basedOn w:val="IndexBase"/>
    <w:autoRedefine/>
    <w:uiPriority w:val="99"/>
    <w:semiHidden/>
    <w:rsid w:val="00EB5DDB"/>
    <w:pPr>
      <w:spacing w:line="240" w:lineRule="auto"/>
      <w:ind w:left="720"/>
    </w:pPr>
  </w:style>
  <w:style w:type="paragraph" w:styleId="Index3">
    <w:name w:val="index 3"/>
    <w:basedOn w:val="IndexBase"/>
    <w:autoRedefine/>
    <w:uiPriority w:val="99"/>
    <w:semiHidden/>
    <w:rsid w:val="00EB5DDB"/>
    <w:pPr>
      <w:spacing w:line="240" w:lineRule="auto"/>
      <w:ind w:left="1080"/>
    </w:pPr>
  </w:style>
  <w:style w:type="paragraph" w:styleId="Index4">
    <w:name w:val="index 4"/>
    <w:basedOn w:val="IndexBase"/>
    <w:autoRedefine/>
    <w:uiPriority w:val="99"/>
    <w:semiHidden/>
    <w:rsid w:val="00EB5DDB"/>
    <w:pPr>
      <w:spacing w:line="240" w:lineRule="auto"/>
      <w:ind w:left="1440"/>
    </w:pPr>
  </w:style>
  <w:style w:type="paragraph" w:styleId="Index5">
    <w:name w:val="index 5"/>
    <w:basedOn w:val="IndexBase"/>
    <w:autoRedefine/>
    <w:uiPriority w:val="99"/>
    <w:semiHidden/>
    <w:rsid w:val="00EB5DDB"/>
    <w:pPr>
      <w:spacing w:line="240" w:lineRule="auto"/>
      <w:ind w:left="1800"/>
    </w:pPr>
  </w:style>
  <w:style w:type="paragraph" w:styleId="IndexHeading">
    <w:name w:val="index heading"/>
    <w:basedOn w:val="HeadingBase"/>
    <w:next w:val="Index1"/>
    <w:uiPriority w:val="99"/>
    <w:semiHidden/>
    <w:rsid w:val="00EB5DDB"/>
    <w:pPr>
      <w:keepLines w:val="0"/>
      <w:spacing w:before="0" w:line="480" w:lineRule="atLeast"/>
      <w:ind w:left="0"/>
    </w:pPr>
    <w:rPr>
      <w:rFonts w:ascii="Arial Black" w:hAnsi="Arial Black"/>
      <w:spacing w:val="-5"/>
      <w:kern w:val="0"/>
      <w:sz w:val="24"/>
    </w:rPr>
  </w:style>
  <w:style w:type="character" w:customStyle="1" w:styleId="Lead-inEmphasis">
    <w:name w:val="Lead-in Emphasis"/>
    <w:uiPriority w:val="99"/>
    <w:rsid w:val="00EB5DDB"/>
    <w:rPr>
      <w:rFonts w:ascii="Arial Black" w:hAnsi="Arial Black"/>
      <w:spacing w:val="-4"/>
      <w:sz w:val="18"/>
    </w:rPr>
  </w:style>
  <w:style w:type="character" w:styleId="LineNumber">
    <w:name w:val="line number"/>
    <w:uiPriority w:val="99"/>
    <w:rsid w:val="00EB5DDB"/>
    <w:rPr>
      <w:rFonts w:cs="Times New Roman"/>
      <w:sz w:val="18"/>
    </w:rPr>
  </w:style>
  <w:style w:type="paragraph" w:styleId="List">
    <w:name w:val="List"/>
    <w:basedOn w:val="BodyText"/>
    <w:uiPriority w:val="99"/>
    <w:rsid w:val="00EB5DDB"/>
    <w:pPr>
      <w:ind w:left="1440" w:hanging="360"/>
    </w:pPr>
  </w:style>
  <w:style w:type="paragraph" w:styleId="List2">
    <w:name w:val="List 2"/>
    <w:basedOn w:val="List"/>
    <w:uiPriority w:val="99"/>
    <w:rsid w:val="00EB5DDB"/>
    <w:pPr>
      <w:ind w:left="1800"/>
    </w:pPr>
  </w:style>
  <w:style w:type="paragraph" w:styleId="List3">
    <w:name w:val="List 3"/>
    <w:basedOn w:val="List"/>
    <w:uiPriority w:val="99"/>
    <w:rsid w:val="00EB5DDB"/>
    <w:pPr>
      <w:ind w:left="2160"/>
    </w:pPr>
  </w:style>
  <w:style w:type="paragraph" w:styleId="List4">
    <w:name w:val="List 4"/>
    <w:basedOn w:val="List"/>
    <w:uiPriority w:val="99"/>
    <w:rsid w:val="00EB5DDB"/>
    <w:pPr>
      <w:ind w:left="2520"/>
    </w:pPr>
  </w:style>
  <w:style w:type="paragraph" w:styleId="List5">
    <w:name w:val="List 5"/>
    <w:basedOn w:val="List"/>
    <w:uiPriority w:val="99"/>
    <w:rsid w:val="00EB5DDB"/>
    <w:pPr>
      <w:ind w:left="2880"/>
    </w:pPr>
  </w:style>
  <w:style w:type="paragraph" w:styleId="ListBullet">
    <w:name w:val="List Bullet"/>
    <w:basedOn w:val="List"/>
    <w:uiPriority w:val="99"/>
    <w:rsid w:val="00EB5DDB"/>
    <w:pPr>
      <w:numPr>
        <w:numId w:val="11"/>
      </w:numPr>
      <w:tabs>
        <w:tab w:val="clear" w:pos="1440"/>
      </w:tabs>
    </w:pPr>
  </w:style>
  <w:style w:type="paragraph" w:styleId="ListBullet2">
    <w:name w:val="List Bullet 2"/>
    <w:basedOn w:val="ListBullet"/>
    <w:autoRedefine/>
    <w:uiPriority w:val="99"/>
    <w:rsid w:val="00EB5DDB"/>
    <w:pPr>
      <w:ind w:left="1800"/>
    </w:pPr>
  </w:style>
  <w:style w:type="paragraph" w:styleId="ListBullet3">
    <w:name w:val="List Bullet 3"/>
    <w:basedOn w:val="ListBullet"/>
    <w:autoRedefine/>
    <w:uiPriority w:val="99"/>
    <w:rsid w:val="00EB5DDB"/>
    <w:pPr>
      <w:ind w:left="2160"/>
    </w:pPr>
  </w:style>
  <w:style w:type="paragraph" w:styleId="ListBullet4">
    <w:name w:val="List Bullet 4"/>
    <w:basedOn w:val="ListBullet"/>
    <w:autoRedefine/>
    <w:uiPriority w:val="99"/>
    <w:rsid w:val="00EB5DDB"/>
    <w:pPr>
      <w:ind w:left="2520"/>
    </w:pPr>
  </w:style>
  <w:style w:type="paragraph" w:styleId="ListBullet5">
    <w:name w:val="List Bullet 5"/>
    <w:basedOn w:val="ListBullet"/>
    <w:autoRedefine/>
    <w:uiPriority w:val="99"/>
    <w:rsid w:val="00EB5DDB"/>
    <w:pPr>
      <w:ind w:left="2880"/>
    </w:pPr>
  </w:style>
  <w:style w:type="paragraph" w:styleId="ListContinue">
    <w:name w:val="List Continue"/>
    <w:basedOn w:val="List"/>
    <w:uiPriority w:val="99"/>
    <w:rsid w:val="00EB5DDB"/>
    <w:pPr>
      <w:ind w:firstLine="0"/>
    </w:pPr>
  </w:style>
  <w:style w:type="paragraph" w:styleId="ListContinue2">
    <w:name w:val="List Continue 2"/>
    <w:basedOn w:val="ListContinue"/>
    <w:uiPriority w:val="99"/>
    <w:rsid w:val="00EB5DDB"/>
    <w:pPr>
      <w:ind w:left="2160"/>
    </w:pPr>
  </w:style>
  <w:style w:type="paragraph" w:styleId="ListContinue3">
    <w:name w:val="List Continue 3"/>
    <w:basedOn w:val="ListContinue"/>
    <w:uiPriority w:val="99"/>
    <w:rsid w:val="00EB5DDB"/>
    <w:pPr>
      <w:ind w:left="2520"/>
    </w:pPr>
  </w:style>
  <w:style w:type="paragraph" w:styleId="ListContinue4">
    <w:name w:val="List Continue 4"/>
    <w:basedOn w:val="ListContinue"/>
    <w:uiPriority w:val="99"/>
    <w:rsid w:val="00EB5DDB"/>
    <w:pPr>
      <w:ind w:left="2880"/>
    </w:pPr>
  </w:style>
  <w:style w:type="paragraph" w:styleId="ListContinue5">
    <w:name w:val="List Continue 5"/>
    <w:basedOn w:val="ListContinue"/>
    <w:uiPriority w:val="99"/>
    <w:rsid w:val="00EB5DDB"/>
    <w:pPr>
      <w:ind w:left="3240"/>
    </w:pPr>
  </w:style>
  <w:style w:type="paragraph" w:styleId="ListNumber">
    <w:name w:val="List Number"/>
    <w:basedOn w:val="List"/>
    <w:uiPriority w:val="99"/>
    <w:rsid w:val="00EB5DDB"/>
    <w:pPr>
      <w:numPr>
        <w:numId w:val="2"/>
      </w:numPr>
      <w:tabs>
        <w:tab w:val="clear" w:pos="720"/>
      </w:tabs>
      <w:ind w:left="1440"/>
    </w:pPr>
  </w:style>
  <w:style w:type="paragraph" w:styleId="ListNumber2">
    <w:name w:val="List Number 2"/>
    <w:basedOn w:val="ListNumber"/>
    <w:uiPriority w:val="99"/>
    <w:rsid w:val="00EB5DDB"/>
    <w:pPr>
      <w:ind w:left="1800"/>
    </w:pPr>
  </w:style>
  <w:style w:type="paragraph" w:styleId="ListNumber3">
    <w:name w:val="List Number 3"/>
    <w:basedOn w:val="ListNumber"/>
    <w:uiPriority w:val="99"/>
    <w:rsid w:val="00EB5DDB"/>
    <w:pPr>
      <w:ind w:left="2160"/>
    </w:pPr>
  </w:style>
  <w:style w:type="paragraph" w:styleId="ListNumber4">
    <w:name w:val="List Number 4"/>
    <w:basedOn w:val="ListNumber"/>
    <w:uiPriority w:val="99"/>
    <w:rsid w:val="00EB5DDB"/>
    <w:pPr>
      <w:ind w:left="2520"/>
    </w:pPr>
  </w:style>
  <w:style w:type="paragraph" w:styleId="ListNumber5">
    <w:name w:val="List Number 5"/>
    <w:basedOn w:val="ListNumber"/>
    <w:uiPriority w:val="99"/>
    <w:rsid w:val="00EB5DDB"/>
    <w:pPr>
      <w:ind w:left="2880"/>
    </w:pPr>
  </w:style>
  <w:style w:type="paragraph" w:customStyle="1" w:styleId="TableHeader">
    <w:name w:val="Table Header"/>
    <w:basedOn w:val="Normal"/>
    <w:rsid w:val="00EB5DDB"/>
    <w:pPr>
      <w:keepNext/>
      <w:spacing w:before="60"/>
      <w:ind w:left="0"/>
      <w:jc w:val="center"/>
    </w:pPr>
    <w:rPr>
      <w:rFonts w:ascii="Arial Black" w:hAnsi="Arial Black"/>
    </w:rPr>
  </w:style>
  <w:style w:type="paragraph" w:styleId="MessageHeader">
    <w:name w:val="Message Header"/>
    <w:basedOn w:val="BodyText"/>
    <w:link w:val="MessageHeaderChar"/>
    <w:uiPriority w:val="99"/>
    <w:rsid w:val="00EB5DDB"/>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uiPriority w:val="99"/>
    <w:locked/>
    <w:rsid w:val="000922AD"/>
    <w:rPr>
      <w:rFonts w:ascii="Arial" w:hAnsi="Arial"/>
      <w:sz w:val="22"/>
    </w:rPr>
  </w:style>
  <w:style w:type="paragraph" w:styleId="NormalIndent">
    <w:name w:val="Normal Indent"/>
    <w:basedOn w:val="Normal"/>
    <w:uiPriority w:val="99"/>
    <w:rsid w:val="00EB5DDB"/>
    <w:pPr>
      <w:ind w:left="1440"/>
    </w:pPr>
  </w:style>
  <w:style w:type="character" w:styleId="PageNumber">
    <w:name w:val="page number"/>
    <w:uiPriority w:val="99"/>
    <w:rsid w:val="00EB5DDB"/>
    <w:rPr>
      <w:rFonts w:ascii="Arial Black" w:hAnsi="Arial Black" w:cs="Times New Roman"/>
      <w:spacing w:val="-10"/>
      <w:sz w:val="18"/>
    </w:rPr>
  </w:style>
  <w:style w:type="paragraph" w:customStyle="1" w:styleId="PartSubtitle">
    <w:name w:val="Part Subtitle"/>
    <w:basedOn w:val="Normal"/>
    <w:next w:val="BodyText"/>
    <w:uiPriority w:val="99"/>
    <w:rsid w:val="00EB5DDB"/>
    <w:pPr>
      <w:keepNext/>
      <w:spacing w:before="360" w:after="120"/>
    </w:pPr>
    <w:rPr>
      <w:i/>
      <w:kern w:val="28"/>
      <w:sz w:val="26"/>
    </w:rPr>
  </w:style>
  <w:style w:type="paragraph" w:customStyle="1" w:styleId="ReturnAddress">
    <w:name w:val="Return Address"/>
    <w:basedOn w:val="Normal"/>
    <w:uiPriority w:val="99"/>
    <w:rsid w:val="00EB5DDB"/>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uiPriority w:val="99"/>
    <w:rsid w:val="00EB5DDB"/>
  </w:style>
  <w:style w:type="paragraph" w:customStyle="1" w:styleId="SectionLabel">
    <w:name w:val="Section Label"/>
    <w:basedOn w:val="HeadingBase"/>
    <w:next w:val="BodyText"/>
    <w:uiPriority w:val="99"/>
    <w:rsid w:val="00EB5DDB"/>
    <w:pPr>
      <w:pBdr>
        <w:bottom w:val="single" w:sz="6" w:space="2" w:color="auto"/>
      </w:pBdr>
      <w:spacing w:before="360" w:after="960"/>
      <w:ind w:left="0"/>
    </w:pPr>
    <w:rPr>
      <w:rFonts w:ascii="Arial Black" w:hAnsi="Arial Black"/>
      <w:spacing w:val="-35"/>
      <w:sz w:val="54"/>
    </w:rPr>
  </w:style>
  <w:style w:type="character" w:customStyle="1" w:styleId="Slogan">
    <w:name w:val="Slogan"/>
    <w:uiPriority w:val="99"/>
    <w:rsid w:val="00EB5DDB"/>
    <w:rPr>
      <w:rFonts w:cs="Times New Roman"/>
      <w:i/>
      <w:spacing w:val="-6"/>
      <w:sz w:val="24"/>
    </w:rPr>
  </w:style>
  <w:style w:type="paragraph" w:customStyle="1" w:styleId="SubtitleCover">
    <w:name w:val="Subtitle Cover"/>
    <w:basedOn w:val="TitleCover"/>
    <w:next w:val="BodyText"/>
    <w:uiPriority w:val="99"/>
    <w:rsid w:val="00EB5DDB"/>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uiPriority w:val="99"/>
    <w:rsid w:val="00EB5DDB"/>
    <w:rPr>
      <w:b/>
      <w:vertAlign w:val="superscript"/>
    </w:rPr>
  </w:style>
  <w:style w:type="paragraph" w:styleId="TableofAuthorities">
    <w:name w:val="table of authorities"/>
    <w:basedOn w:val="Normal"/>
    <w:uiPriority w:val="99"/>
    <w:semiHidden/>
    <w:rsid w:val="00EB5DDB"/>
    <w:pPr>
      <w:tabs>
        <w:tab w:val="right" w:leader="dot" w:pos="7560"/>
      </w:tabs>
      <w:ind w:left="1440" w:hanging="360"/>
    </w:pPr>
  </w:style>
  <w:style w:type="paragraph" w:customStyle="1" w:styleId="TOCBase">
    <w:name w:val="TOC Base"/>
    <w:basedOn w:val="Normal"/>
    <w:uiPriority w:val="99"/>
    <w:rsid w:val="00EB5DDB"/>
    <w:pPr>
      <w:tabs>
        <w:tab w:val="right" w:leader="dot" w:pos="9000"/>
      </w:tabs>
      <w:spacing w:after="240" w:line="240" w:lineRule="atLeast"/>
      <w:ind w:left="0"/>
    </w:pPr>
  </w:style>
  <w:style w:type="paragraph" w:styleId="TableofFigures">
    <w:name w:val="table of figures"/>
    <w:basedOn w:val="TOCBase"/>
    <w:uiPriority w:val="99"/>
    <w:semiHidden/>
    <w:rsid w:val="00EB5DDB"/>
    <w:pPr>
      <w:ind w:left="1440" w:hanging="360"/>
    </w:pPr>
  </w:style>
  <w:style w:type="paragraph" w:styleId="TOAHeading">
    <w:name w:val="toa heading"/>
    <w:basedOn w:val="Normal"/>
    <w:next w:val="TableofAuthorities"/>
    <w:uiPriority w:val="99"/>
    <w:semiHidden/>
    <w:rsid w:val="00EB5DDB"/>
    <w:pPr>
      <w:keepNext/>
      <w:spacing w:line="480" w:lineRule="atLeast"/>
    </w:pPr>
    <w:rPr>
      <w:rFonts w:ascii="Arial Black" w:hAnsi="Arial Black"/>
      <w:b/>
      <w:spacing w:val="-10"/>
      <w:kern w:val="28"/>
    </w:rPr>
  </w:style>
  <w:style w:type="paragraph" w:styleId="TOC1">
    <w:name w:val="toc 1"/>
    <w:basedOn w:val="Normal"/>
    <w:autoRedefine/>
    <w:uiPriority w:val="39"/>
    <w:rsid w:val="00EB5DDB"/>
    <w:pPr>
      <w:tabs>
        <w:tab w:val="right" w:leader="dot" w:pos="9000"/>
      </w:tabs>
      <w:spacing w:after="240" w:line="240" w:lineRule="atLeast"/>
      <w:ind w:left="0"/>
    </w:pPr>
    <w:rPr>
      <w:spacing w:val="-4"/>
      <w:sz w:val="22"/>
    </w:rPr>
  </w:style>
  <w:style w:type="paragraph" w:styleId="TOC2">
    <w:name w:val="toc 2"/>
    <w:basedOn w:val="Normal"/>
    <w:autoRedefine/>
    <w:uiPriority w:val="39"/>
    <w:rsid w:val="00EB5DDB"/>
    <w:pPr>
      <w:tabs>
        <w:tab w:val="right" w:leader="dot" w:pos="9000"/>
      </w:tabs>
      <w:spacing w:after="240" w:line="240" w:lineRule="atLeast"/>
      <w:ind w:left="360" w:right="1440"/>
    </w:pPr>
    <w:rPr>
      <w:sz w:val="22"/>
    </w:rPr>
  </w:style>
  <w:style w:type="paragraph" w:styleId="TOC3">
    <w:name w:val="toc 3"/>
    <w:basedOn w:val="Normal"/>
    <w:autoRedefine/>
    <w:uiPriority w:val="39"/>
    <w:rsid w:val="00EB5DDB"/>
    <w:pPr>
      <w:tabs>
        <w:tab w:val="right" w:leader="dot" w:pos="9000"/>
      </w:tabs>
      <w:spacing w:after="240" w:line="240" w:lineRule="atLeast"/>
      <w:ind w:left="720" w:right="1440"/>
    </w:pPr>
    <w:rPr>
      <w:noProof/>
      <w:sz w:val="22"/>
    </w:rPr>
  </w:style>
  <w:style w:type="paragraph" w:styleId="TOC4">
    <w:name w:val="toc 4"/>
    <w:basedOn w:val="TOC3"/>
    <w:next w:val="Normal"/>
    <w:autoRedefine/>
    <w:uiPriority w:val="39"/>
    <w:rsid w:val="00EB5DDB"/>
    <w:pPr>
      <w:ind w:left="1008"/>
    </w:pPr>
  </w:style>
  <w:style w:type="paragraph" w:styleId="TOC5">
    <w:name w:val="toc 5"/>
    <w:basedOn w:val="Normal"/>
    <w:next w:val="Normal"/>
    <w:autoRedefine/>
    <w:uiPriority w:val="39"/>
    <w:rsid w:val="00EB5DDB"/>
    <w:pPr>
      <w:ind w:left="880"/>
    </w:pPr>
    <w:rPr>
      <w:rFonts w:ascii="Times New Roman" w:hAnsi="Times New Roman"/>
      <w:sz w:val="22"/>
    </w:rPr>
  </w:style>
  <w:style w:type="paragraph" w:styleId="TOC6">
    <w:name w:val="toc 6"/>
    <w:basedOn w:val="Normal"/>
    <w:next w:val="Normal"/>
    <w:autoRedefine/>
    <w:uiPriority w:val="39"/>
    <w:rsid w:val="00EB5DDB"/>
    <w:pPr>
      <w:ind w:left="1100"/>
    </w:pPr>
    <w:rPr>
      <w:rFonts w:ascii="Times New Roman" w:hAnsi="Times New Roman"/>
      <w:sz w:val="22"/>
    </w:rPr>
  </w:style>
  <w:style w:type="paragraph" w:styleId="TOC7">
    <w:name w:val="toc 7"/>
    <w:basedOn w:val="Normal"/>
    <w:next w:val="Normal"/>
    <w:autoRedefine/>
    <w:uiPriority w:val="39"/>
    <w:rsid w:val="00EB5DDB"/>
    <w:pPr>
      <w:ind w:left="1320"/>
    </w:pPr>
    <w:rPr>
      <w:rFonts w:ascii="Times New Roman" w:hAnsi="Times New Roman"/>
      <w:sz w:val="22"/>
    </w:rPr>
  </w:style>
  <w:style w:type="paragraph" w:styleId="TOC8">
    <w:name w:val="toc 8"/>
    <w:basedOn w:val="Normal"/>
    <w:next w:val="Normal"/>
    <w:autoRedefine/>
    <w:uiPriority w:val="39"/>
    <w:rsid w:val="00EB5DDB"/>
    <w:pPr>
      <w:ind w:left="1540"/>
    </w:pPr>
    <w:rPr>
      <w:rFonts w:ascii="Times New Roman" w:hAnsi="Times New Roman"/>
      <w:sz w:val="22"/>
    </w:rPr>
  </w:style>
  <w:style w:type="paragraph" w:customStyle="1" w:styleId="CodeIDDSamples">
    <w:name w:val="Code/IDD Samples"/>
    <w:basedOn w:val="Normal"/>
    <w:next w:val="BodyText"/>
    <w:rsid w:val="00EB5DDB"/>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uiPriority w:val="99"/>
    <w:rsid w:val="00EB5DDB"/>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uiPriority w:val="99"/>
    <w:rsid w:val="00EB5DDB"/>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uiPriority w:val="99"/>
    <w:rsid w:val="00C47304"/>
    <w:pPr>
      <w:spacing w:before="0" w:after="0"/>
    </w:pPr>
  </w:style>
  <w:style w:type="paragraph" w:customStyle="1" w:styleId="EquationwUnits">
    <w:name w:val="Equation w Units"/>
    <w:basedOn w:val="Normal"/>
    <w:next w:val="BodyText"/>
    <w:uiPriority w:val="99"/>
    <w:rsid w:val="00EB5DDB"/>
    <w:pPr>
      <w:tabs>
        <w:tab w:val="left" w:pos="7200"/>
        <w:tab w:val="right" w:pos="8640"/>
      </w:tabs>
      <w:spacing w:before="240" w:after="60"/>
      <w:ind w:left="1440"/>
      <w:jc w:val="both"/>
    </w:pPr>
  </w:style>
  <w:style w:type="paragraph" w:customStyle="1" w:styleId="Equation">
    <w:name w:val="Equation"/>
    <w:basedOn w:val="BodyText"/>
    <w:uiPriority w:val="99"/>
    <w:rsid w:val="00EB5DDB"/>
    <w:pPr>
      <w:tabs>
        <w:tab w:val="right" w:pos="8640"/>
      </w:tabs>
      <w:spacing w:before="240" w:after="240" w:line="240" w:lineRule="atLeast"/>
      <w:ind w:left="1440"/>
    </w:pPr>
  </w:style>
  <w:style w:type="paragraph" w:customStyle="1" w:styleId="BlockQuotationWide">
    <w:name w:val="Block Quotation Wide"/>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uiPriority w:val="99"/>
    <w:rsid w:val="00C47304"/>
    <w:rPr>
      <w:sz w:val="24"/>
    </w:rPr>
  </w:style>
  <w:style w:type="paragraph" w:customStyle="1" w:styleId="Caption-More">
    <w:name w:val="Caption-More"/>
    <w:basedOn w:val="Caption"/>
    <w:next w:val="BodyText"/>
    <w:uiPriority w:val="99"/>
    <w:rsid w:val="00EB5DDB"/>
    <w:pPr>
      <w:spacing w:before="0"/>
    </w:pPr>
  </w:style>
  <w:style w:type="character" w:styleId="Hyperlink">
    <w:name w:val="Hyperlink"/>
    <w:uiPriority w:val="99"/>
    <w:rsid w:val="000922AD"/>
    <w:rPr>
      <w:rFonts w:cs="Times New Roman"/>
      <w:color w:val="0000FF"/>
      <w:u w:val="single"/>
    </w:rPr>
  </w:style>
  <w:style w:type="paragraph" w:styleId="DocumentMap">
    <w:name w:val="Document Map"/>
    <w:basedOn w:val="Normal"/>
    <w:link w:val="DocumentMapChar"/>
    <w:uiPriority w:val="99"/>
    <w:semiHidden/>
    <w:rsid w:val="000922AD"/>
    <w:pPr>
      <w:shd w:val="clear" w:color="auto" w:fill="000080"/>
    </w:pPr>
    <w:rPr>
      <w:rFonts w:ascii="Tahoma" w:hAnsi="Tahoma" w:cs="Tahoma"/>
    </w:rPr>
  </w:style>
  <w:style w:type="character" w:customStyle="1" w:styleId="DocumentMapChar">
    <w:name w:val="Document Map Char"/>
    <w:link w:val="DocumentMap"/>
    <w:uiPriority w:val="99"/>
    <w:semiHidden/>
    <w:rsid w:val="00F80E13"/>
    <w:rPr>
      <w:sz w:val="0"/>
      <w:szCs w:val="0"/>
    </w:rPr>
  </w:style>
  <w:style w:type="paragraph" w:styleId="EnvelopeAddress">
    <w:name w:val="envelope address"/>
    <w:basedOn w:val="Normal"/>
    <w:uiPriority w:val="99"/>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uiPriority w:val="99"/>
    <w:rsid w:val="000922AD"/>
    <w:pPr>
      <w:spacing w:before="0" w:after="0"/>
      <w:ind w:left="0"/>
      <w:jc w:val="left"/>
    </w:pPr>
    <w:rPr>
      <w:rFonts w:ascii="Courier New" w:hAnsi="Courier New"/>
      <w:sz w:val="16"/>
    </w:rPr>
  </w:style>
  <w:style w:type="table" w:styleId="TableGrid">
    <w:name w:val="Table Grid"/>
    <w:basedOn w:val="TableNormal"/>
    <w:uiPriority w:val="99"/>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Body">
    <w:name w:val="Body"/>
    <w:basedOn w:val="Normal"/>
    <w:uiPriority w:val="99"/>
    <w:rsid w:val="00835D8F"/>
    <w:pPr>
      <w:spacing w:after="120"/>
      <w:ind w:left="0"/>
    </w:pPr>
    <w:rPr>
      <w:rFonts w:ascii="Times New Roman" w:hAnsi="Times New Roman"/>
      <w:sz w:val="24"/>
      <w:szCs w:val="24"/>
    </w:rPr>
  </w:style>
  <w:style w:type="paragraph" w:styleId="CommentSubject">
    <w:name w:val="annotation subject"/>
    <w:basedOn w:val="CommentText"/>
    <w:next w:val="CommentText"/>
    <w:link w:val="CommentSubjectChar"/>
    <w:uiPriority w:val="99"/>
    <w:semiHidden/>
    <w:rsid w:val="00844015"/>
    <w:pPr>
      <w:keepLines w:val="0"/>
      <w:spacing w:line="240" w:lineRule="auto"/>
    </w:pPr>
    <w:rPr>
      <w:b/>
      <w:bCs/>
      <w:spacing w:val="0"/>
      <w:sz w:val="20"/>
    </w:rPr>
  </w:style>
  <w:style w:type="character" w:customStyle="1" w:styleId="CommentSubjectChar">
    <w:name w:val="Comment Subject Char"/>
    <w:link w:val="CommentSubject"/>
    <w:uiPriority w:val="99"/>
    <w:semiHidden/>
    <w:rsid w:val="00F80E13"/>
    <w:rPr>
      <w:rFonts w:ascii="Arial" w:hAnsi="Arial"/>
      <w:b/>
      <w:bCs/>
      <w:spacing w:val="-5"/>
      <w:sz w:val="20"/>
      <w:szCs w:val="20"/>
    </w:rPr>
  </w:style>
  <w:style w:type="paragraph" w:styleId="BalloonText">
    <w:name w:val="Balloon Text"/>
    <w:basedOn w:val="Normal"/>
    <w:link w:val="BalloonTextChar"/>
    <w:uiPriority w:val="99"/>
    <w:semiHidden/>
    <w:rsid w:val="00844015"/>
    <w:rPr>
      <w:rFonts w:ascii="Tahoma" w:hAnsi="Tahoma" w:cs="Tahoma"/>
      <w:sz w:val="16"/>
      <w:szCs w:val="16"/>
    </w:rPr>
  </w:style>
  <w:style w:type="character" w:customStyle="1" w:styleId="BalloonTextChar">
    <w:name w:val="Balloon Text Char"/>
    <w:link w:val="BalloonText"/>
    <w:uiPriority w:val="99"/>
    <w:semiHidden/>
    <w:rsid w:val="00F80E13"/>
    <w:rPr>
      <w:sz w:val="0"/>
      <w:szCs w:val="0"/>
    </w:rPr>
  </w:style>
  <w:style w:type="character" w:styleId="HTMLCite">
    <w:name w:val="HTML Cite"/>
    <w:uiPriority w:val="99"/>
    <w:rsid w:val="00F36124"/>
    <w:rPr>
      <w:rFonts w:cs="Times New Roman"/>
      <w:i/>
    </w:rPr>
  </w:style>
  <w:style w:type="paragraph" w:customStyle="1" w:styleId="TitleHeader">
    <w:name w:val="Title Header"/>
    <w:basedOn w:val="HeaderBase"/>
    <w:uiPriority w:val="99"/>
    <w:rsid w:val="00EB5DDB"/>
    <w:rPr>
      <w:caps/>
      <w:sz w:val="32"/>
    </w:rPr>
  </w:style>
  <w:style w:type="paragraph" w:customStyle="1" w:styleId="TOCHeader">
    <w:name w:val="TOC Header"/>
    <w:basedOn w:val="HeaderBase"/>
    <w:uiPriority w:val="99"/>
    <w:rsid w:val="00EB5DDB"/>
    <w:pPr>
      <w:jc w:val="center"/>
    </w:pPr>
    <w:rPr>
      <w:caps/>
      <w:sz w:val="32"/>
    </w:rPr>
  </w:style>
  <w:style w:type="paragraph" w:styleId="TOC9">
    <w:name w:val="toc 9"/>
    <w:basedOn w:val="Normal"/>
    <w:next w:val="Normal"/>
    <w:autoRedefine/>
    <w:uiPriority w:val="39"/>
    <w:rsid w:val="00EC6619"/>
    <w:pPr>
      <w:ind w:left="1920"/>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locked="1" w:semiHidden="0" w:uiPriority="39" w:unhideWhenUsed="0"/>
    <w:lsdException w:name="caption" w:locked="1" w:semiHidden="0" w:uiPriority="0" w:unhideWhenUsed="0" w:qFormat="1"/>
    <w:lsdException w:name="Title" w:locked="1" w:semiHidden="0" w:uiPriority="0" w:unhideWhenUsed="0" w:qFormat="1"/>
    <w:lsdException w:name="Default Paragraph Font" w:uiPriority="1"/>
    <w:lsdException w:name="Body Text" w:uiPriority="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DB"/>
    <w:pPr>
      <w:ind w:left="1080"/>
    </w:pPr>
    <w:rPr>
      <w:rFonts w:ascii="Arial" w:hAnsi="Arial"/>
    </w:rPr>
  </w:style>
  <w:style w:type="paragraph" w:styleId="Heading1">
    <w:name w:val="heading 1"/>
    <w:basedOn w:val="HeadingBase"/>
    <w:next w:val="BodyText"/>
    <w:link w:val="Heading1Char"/>
    <w:qFormat/>
    <w:rsid w:val="00EB5DDB"/>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EB5DDB"/>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EB5DDB"/>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uiPriority w:val="99"/>
    <w:qFormat/>
    <w:rsid w:val="00EB5DDB"/>
    <w:pPr>
      <w:spacing w:before="120" w:after="120" w:line="240" w:lineRule="atLeast"/>
      <w:outlineLvl w:val="3"/>
    </w:pPr>
    <w:rPr>
      <w:b/>
      <w:i/>
      <w:sz w:val="20"/>
    </w:rPr>
  </w:style>
  <w:style w:type="paragraph" w:styleId="Heading5">
    <w:name w:val="heading 5"/>
    <w:basedOn w:val="HeadingBase"/>
    <w:next w:val="BodyText"/>
    <w:link w:val="Heading5Char"/>
    <w:uiPriority w:val="99"/>
    <w:qFormat/>
    <w:rsid w:val="00EB5DDB"/>
    <w:pPr>
      <w:spacing w:before="0" w:line="240" w:lineRule="atLeast"/>
      <w:ind w:left="1440"/>
      <w:outlineLvl w:val="4"/>
    </w:pPr>
    <w:rPr>
      <w:sz w:val="20"/>
    </w:rPr>
  </w:style>
  <w:style w:type="paragraph" w:styleId="Heading6">
    <w:name w:val="heading 6"/>
    <w:basedOn w:val="HeadingBase"/>
    <w:next w:val="BodyText"/>
    <w:link w:val="Heading6Char"/>
    <w:uiPriority w:val="99"/>
    <w:qFormat/>
    <w:rsid w:val="00EB5DDB"/>
    <w:pPr>
      <w:ind w:left="1440"/>
      <w:outlineLvl w:val="5"/>
    </w:pPr>
    <w:rPr>
      <w:i/>
      <w:sz w:val="20"/>
    </w:rPr>
  </w:style>
  <w:style w:type="paragraph" w:styleId="Heading7">
    <w:name w:val="heading 7"/>
    <w:basedOn w:val="HeadingBase"/>
    <w:next w:val="BodyText"/>
    <w:link w:val="Heading7Char"/>
    <w:uiPriority w:val="99"/>
    <w:qFormat/>
    <w:rsid w:val="00EB5DDB"/>
    <w:pPr>
      <w:outlineLvl w:val="6"/>
    </w:pPr>
    <w:rPr>
      <w:sz w:val="20"/>
    </w:rPr>
  </w:style>
  <w:style w:type="paragraph" w:styleId="Heading8">
    <w:name w:val="heading 8"/>
    <w:basedOn w:val="HeadingBase"/>
    <w:next w:val="BodyText"/>
    <w:link w:val="Heading8Char"/>
    <w:uiPriority w:val="99"/>
    <w:qFormat/>
    <w:rsid w:val="00EB5DDB"/>
    <w:pPr>
      <w:outlineLvl w:val="7"/>
    </w:pPr>
    <w:rPr>
      <w:i/>
      <w:sz w:val="18"/>
    </w:rPr>
  </w:style>
  <w:style w:type="paragraph" w:styleId="Heading9">
    <w:name w:val="heading 9"/>
    <w:basedOn w:val="HeadingBase"/>
    <w:next w:val="BodyText"/>
    <w:link w:val="Heading9Char"/>
    <w:uiPriority w:val="99"/>
    <w:qFormat/>
    <w:rsid w:val="00EB5DDB"/>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locked/>
    <w:rsid w:val="000922AD"/>
    <w:rPr>
      <w:rFonts w:ascii="Arial Black" w:hAnsi="Arial Black"/>
      <w:spacing w:val="-15"/>
      <w:kern w:val="28"/>
      <w:sz w:val="22"/>
    </w:rPr>
  </w:style>
  <w:style w:type="character" w:customStyle="1" w:styleId="Heading3Char">
    <w:name w:val="Heading 3 Char"/>
    <w:link w:val="Heading3"/>
    <w:locked/>
    <w:rsid w:val="000922AD"/>
    <w:rPr>
      <w:rFonts w:ascii="Arial Black" w:hAnsi="Arial Black"/>
      <w:spacing w:val="-10"/>
      <w:kern w:val="28"/>
    </w:rPr>
  </w:style>
  <w:style w:type="character" w:customStyle="1" w:styleId="Heading4Char">
    <w:name w:val="Heading 4 Char"/>
    <w:link w:val="Heading4"/>
    <w:uiPriority w:val="99"/>
    <w:locked/>
    <w:rsid w:val="000922AD"/>
    <w:rPr>
      <w:rFonts w:ascii="Arial" w:hAnsi="Arial"/>
      <w:b/>
      <w:i/>
      <w:spacing w:val="-4"/>
      <w:kern w:val="28"/>
    </w:rPr>
  </w:style>
  <w:style w:type="character" w:customStyle="1" w:styleId="Heading5Char">
    <w:name w:val="Heading 5 Char"/>
    <w:link w:val="Heading5"/>
    <w:uiPriority w:val="99"/>
    <w:locked/>
    <w:rsid w:val="000922AD"/>
    <w:rPr>
      <w:rFonts w:ascii="Arial" w:hAnsi="Arial"/>
      <w:spacing w:val="-4"/>
      <w:kern w:val="28"/>
    </w:rPr>
  </w:style>
  <w:style w:type="character" w:customStyle="1" w:styleId="Heading6Char">
    <w:name w:val="Heading 6 Char"/>
    <w:link w:val="Heading6"/>
    <w:uiPriority w:val="99"/>
    <w:locked/>
    <w:rsid w:val="000922AD"/>
    <w:rPr>
      <w:rFonts w:ascii="Arial" w:hAnsi="Arial"/>
      <w:i/>
      <w:spacing w:val="-4"/>
      <w:kern w:val="28"/>
    </w:rPr>
  </w:style>
  <w:style w:type="character" w:customStyle="1" w:styleId="Heading7Char">
    <w:name w:val="Heading 7 Char"/>
    <w:link w:val="Heading7"/>
    <w:uiPriority w:val="99"/>
    <w:locked/>
    <w:rsid w:val="000922AD"/>
    <w:rPr>
      <w:rFonts w:ascii="Arial" w:hAnsi="Arial"/>
      <w:spacing w:val="-4"/>
      <w:kern w:val="28"/>
    </w:rPr>
  </w:style>
  <w:style w:type="character" w:customStyle="1" w:styleId="Heading8Char">
    <w:name w:val="Heading 8 Char"/>
    <w:link w:val="Heading8"/>
    <w:uiPriority w:val="99"/>
    <w:locked/>
    <w:rsid w:val="000922AD"/>
    <w:rPr>
      <w:rFonts w:ascii="Arial" w:hAnsi="Arial"/>
      <w:i/>
      <w:spacing w:val="-4"/>
      <w:kern w:val="28"/>
      <w:sz w:val="18"/>
    </w:rPr>
  </w:style>
  <w:style w:type="character" w:customStyle="1" w:styleId="Heading9Char">
    <w:name w:val="Heading 9 Char"/>
    <w:link w:val="Heading9"/>
    <w:uiPriority w:val="99"/>
    <w:locked/>
    <w:rsid w:val="000922AD"/>
    <w:rPr>
      <w:rFonts w:ascii="Arial" w:hAnsi="Arial"/>
      <w:spacing w:val="-4"/>
      <w:kern w:val="28"/>
      <w:sz w:val="18"/>
    </w:rPr>
  </w:style>
  <w:style w:type="paragraph" w:customStyle="1" w:styleId="HeadingBase">
    <w:name w:val="Heading Base"/>
    <w:basedOn w:val="Normal"/>
    <w:next w:val="BodyText"/>
    <w:uiPriority w:val="99"/>
    <w:rsid w:val="00EB5DDB"/>
    <w:pPr>
      <w:keepNext/>
      <w:keepLines/>
      <w:spacing w:before="140" w:line="220" w:lineRule="atLeast"/>
    </w:pPr>
    <w:rPr>
      <w:spacing w:val="-4"/>
      <w:kern w:val="28"/>
      <w:sz w:val="22"/>
    </w:rPr>
  </w:style>
  <w:style w:type="paragraph" w:styleId="BodyText">
    <w:name w:val="Body Text"/>
    <w:basedOn w:val="Normal"/>
    <w:link w:val="BodyTextChar"/>
    <w:rsid w:val="00EB5DDB"/>
    <w:pPr>
      <w:spacing w:before="60" w:after="60"/>
      <w:jc w:val="both"/>
    </w:pPr>
  </w:style>
  <w:style w:type="character" w:customStyle="1" w:styleId="BodyTextChar">
    <w:name w:val="Body Text Char"/>
    <w:link w:val="BodyText"/>
    <w:locked/>
    <w:rsid w:val="000922AD"/>
    <w:rPr>
      <w:rFonts w:ascii="Arial" w:hAnsi="Arial"/>
    </w:rPr>
  </w:style>
  <w:style w:type="paragraph" w:customStyle="1" w:styleId="BlockQuotation">
    <w:name w:val="Block Quotation"/>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uiPriority w:val="99"/>
    <w:rsid w:val="00C47304"/>
    <w:pPr>
      <w:ind w:left="1440"/>
    </w:pPr>
  </w:style>
  <w:style w:type="character" w:customStyle="1" w:styleId="BodyTextIndentChar">
    <w:name w:val="Body Text Indent Char"/>
    <w:link w:val="BodyTextIndent"/>
    <w:uiPriority w:val="99"/>
    <w:locked/>
    <w:rsid w:val="000922AD"/>
    <w:rPr>
      <w:rFonts w:ascii="Arial" w:hAnsi="Arial"/>
      <w:lang w:val="en-US" w:eastAsia="en-US"/>
    </w:rPr>
  </w:style>
  <w:style w:type="paragraph" w:customStyle="1" w:styleId="BodyTextKeep">
    <w:name w:val="Body Text Keep"/>
    <w:basedOn w:val="BodyText"/>
    <w:uiPriority w:val="99"/>
    <w:rsid w:val="00C47304"/>
    <w:pPr>
      <w:keepNext/>
    </w:pPr>
  </w:style>
  <w:style w:type="paragraph" w:customStyle="1" w:styleId="Picture">
    <w:name w:val="Picture"/>
    <w:next w:val="Caption"/>
    <w:uiPriority w:val="99"/>
    <w:rsid w:val="00EB5DDB"/>
    <w:pPr>
      <w:keepNext/>
      <w:jc w:val="center"/>
    </w:pPr>
    <w:rPr>
      <w:rFonts w:ascii="Arial" w:hAnsi="Arial"/>
    </w:rPr>
  </w:style>
  <w:style w:type="paragraph" w:styleId="Caption">
    <w:name w:val="caption"/>
    <w:basedOn w:val="Picture"/>
    <w:next w:val="BodyText"/>
    <w:qFormat/>
    <w:rsid w:val="00EB5DDB"/>
    <w:pPr>
      <w:spacing w:before="60" w:after="240" w:line="220" w:lineRule="atLeast"/>
    </w:pPr>
  </w:style>
  <w:style w:type="paragraph" w:customStyle="1" w:styleId="PartLabel">
    <w:name w:val="Part Label"/>
    <w:basedOn w:val="Normal"/>
    <w:uiPriority w:val="99"/>
    <w:rsid w:val="00EB5DDB"/>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uiPriority w:val="99"/>
    <w:rsid w:val="00EB5DDB"/>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uiPriority w:val="99"/>
    <w:qFormat/>
    <w:rsid w:val="00EB5DDB"/>
    <w:pPr>
      <w:pBdr>
        <w:top w:val="single" w:sz="6" w:space="16" w:color="auto"/>
      </w:pBdr>
      <w:spacing w:before="220" w:after="60" w:line="320" w:lineRule="atLeast"/>
      <w:ind w:left="0"/>
    </w:pPr>
    <w:rPr>
      <w:rFonts w:ascii="Arial Black" w:hAnsi="Arial Black"/>
      <w:spacing w:val="-30"/>
      <w:sz w:val="40"/>
    </w:rPr>
  </w:style>
  <w:style w:type="character" w:customStyle="1" w:styleId="TitleChar">
    <w:name w:val="Title Char"/>
    <w:link w:val="Title"/>
    <w:uiPriority w:val="99"/>
    <w:locked/>
    <w:rsid w:val="000922AD"/>
    <w:rPr>
      <w:rFonts w:ascii="Arial Black" w:hAnsi="Arial Black"/>
      <w:spacing w:val="-30"/>
      <w:kern w:val="28"/>
      <w:sz w:val="40"/>
    </w:rPr>
  </w:style>
  <w:style w:type="paragraph" w:styleId="Subtitle">
    <w:name w:val="Subtitle"/>
    <w:basedOn w:val="Title"/>
    <w:next w:val="BodyText"/>
    <w:link w:val="SubtitleChar"/>
    <w:uiPriority w:val="99"/>
    <w:qFormat/>
    <w:rsid w:val="00EB5DDB"/>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uiPriority w:val="99"/>
    <w:locked/>
    <w:rsid w:val="000922AD"/>
    <w:rPr>
      <w:rFonts w:ascii="Arial" w:hAnsi="Arial"/>
      <w:spacing w:val="-16"/>
      <w:kern w:val="28"/>
      <w:sz w:val="32"/>
    </w:rPr>
  </w:style>
  <w:style w:type="paragraph" w:customStyle="1" w:styleId="ChapterSubtitle">
    <w:name w:val="Chapter Subtitle"/>
    <w:basedOn w:val="Subtitle"/>
    <w:uiPriority w:val="99"/>
    <w:rsid w:val="00EB5DDB"/>
  </w:style>
  <w:style w:type="paragraph" w:customStyle="1" w:styleId="CompanyName">
    <w:name w:val="Company Name"/>
    <w:basedOn w:val="Normal"/>
    <w:uiPriority w:val="99"/>
    <w:rsid w:val="00EB5DDB"/>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uiPriority w:val="99"/>
    <w:rsid w:val="00EB5DDB"/>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uiPriority w:val="99"/>
    <w:semiHidden/>
    <w:rsid w:val="00EB5DDB"/>
    <w:rPr>
      <w:rFonts w:ascii="Arial" w:hAnsi="Arial" w:cs="Times New Roman"/>
      <w:sz w:val="16"/>
    </w:rPr>
  </w:style>
  <w:style w:type="paragraph" w:customStyle="1" w:styleId="FootnoteBase">
    <w:name w:val="Footnote Base"/>
    <w:basedOn w:val="Normal"/>
    <w:uiPriority w:val="99"/>
    <w:rsid w:val="00EB5DDB"/>
    <w:pPr>
      <w:keepLines/>
      <w:spacing w:line="200" w:lineRule="atLeast"/>
    </w:pPr>
    <w:rPr>
      <w:spacing w:val="-5"/>
      <w:sz w:val="16"/>
    </w:rPr>
  </w:style>
  <w:style w:type="paragraph" w:styleId="CommentText">
    <w:name w:val="annotation text"/>
    <w:basedOn w:val="FootnoteBase"/>
    <w:link w:val="CommentTextChar"/>
    <w:uiPriority w:val="99"/>
    <w:semiHidden/>
    <w:rsid w:val="00EB5DDB"/>
  </w:style>
  <w:style w:type="character" w:customStyle="1" w:styleId="CommentTextChar">
    <w:name w:val="Comment Text Char"/>
    <w:link w:val="CommentText"/>
    <w:uiPriority w:val="99"/>
    <w:semiHidden/>
    <w:locked/>
    <w:rsid w:val="000922AD"/>
    <w:rPr>
      <w:rFonts w:ascii="Arial" w:hAnsi="Arial"/>
      <w:spacing w:val="-5"/>
      <w:sz w:val="16"/>
    </w:rPr>
  </w:style>
  <w:style w:type="paragraph" w:customStyle="1" w:styleId="TableText">
    <w:name w:val="Table Text"/>
    <w:basedOn w:val="Normal"/>
    <w:rsid w:val="00EB5DDB"/>
    <w:pPr>
      <w:keepLines/>
      <w:spacing w:before="60"/>
      <w:ind w:left="0"/>
    </w:pPr>
  </w:style>
  <w:style w:type="paragraph" w:customStyle="1" w:styleId="TitleCover">
    <w:name w:val="Title Cover"/>
    <w:basedOn w:val="HeadingBase"/>
    <w:next w:val="Normal"/>
    <w:uiPriority w:val="99"/>
    <w:rsid w:val="00EB5DDB"/>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uiPriority w:val="99"/>
    <w:rsid w:val="00EB5DDB"/>
  </w:style>
  <w:style w:type="character" w:styleId="Emphasis">
    <w:name w:val="Emphasis"/>
    <w:uiPriority w:val="99"/>
    <w:qFormat/>
    <w:rsid w:val="00EB5DDB"/>
    <w:rPr>
      <w:rFonts w:ascii="Arial Black" w:hAnsi="Arial Black" w:cs="Times New Roman"/>
      <w:spacing w:val="-4"/>
      <w:sz w:val="18"/>
    </w:rPr>
  </w:style>
  <w:style w:type="character" w:styleId="EndnoteReference">
    <w:name w:val="endnote reference"/>
    <w:uiPriority w:val="99"/>
    <w:semiHidden/>
    <w:rsid w:val="00EB5DDB"/>
    <w:rPr>
      <w:rFonts w:cs="Times New Roman"/>
      <w:vertAlign w:val="superscript"/>
    </w:rPr>
  </w:style>
  <w:style w:type="paragraph" w:styleId="EndnoteText">
    <w:name w:val="endnote text"/>
    <w:basedOn w:val="FootnoteBase"/>
    <w:link w:val="EndnoteTextChar"/>
    <w:uiPriority w:val="99"/>
    <w:semiHidden/>
    <w:rsid w:val="00EB5DDB"/>
  </w:style>
  <w:style w:type="character" w:customStyle="1" w:styleId="EndnoteTextChar">
    <w:name w:val="Endnote Text Char"/>
    <w:link w:val="EndnoteText"/>
    <w:uiPriority w:val="99"/>
    <w:semiHidden/>
    <w:locked/>
    <w:rsid w:val="000922AD"/>
    <w:rPr>
      <w:rFonts w:ascii="Arial" w:hAnsi="Arial"/>
      <w:spacing w:val="-5"/>
      <w:sz w:val="16"/>
    </w:rPr>
  </w:style>
  <w:style w:type="paragraph" w:customStyle="1" w:styleId="HeaderBase">
    <w:name w:val="Header Base"/>
    <w:basedOn w:val="Normal"/>
    <w:uiPriority w:val="99"/>
    <w:rsid w:val="00EB5DDB"/>
    <w:pPr>
      <w:keepLines/>
      <w:tabs>
        <w:tab w:val="center" w:pos="4320"/>
        <w:tab w:val="right" w:pos="9360"/>
      </w:tabs>
      <w:spacing w:line="190" w:lineRule="atLeast"/>
      <w:ind w:left="0"/>
    </w:pPr>
    <w:rPr>
      <w:sz w:val="18"/>
    </w:rPr>
  </w:style>
  <w:style w:type="paragraph" w:styleId="Footer">
    <w:name w:val="footer"/>
    <w:basedOn w:val="HeaderBase"/>
    <w:link w:val="FooterChar"/>
    <w:uiPriority w:val="99"/>
    <w:rsid w:val="00EB5DDB"/>
  </w:style>
  <w:style w:type="character" w:customStyle="1" w:styleId="FooterChar">
    <w:name w:val="Footer Char"/>
    <w:link w:val="Footer"/>
    <w:uiPriority w:val="99"/>
    <w:locked/>
    <w:rsid w:val="000922AD"/>
    <w:rPr>
      <w:rFonts w:ascii="Arial" w:hAnsi="Arial"/>
      <w:sz w:val="18"/>
    </w:rPr>
  </w:style>
  <w:style w:type="paragraph" w:customStyle="1" w:styleId="FooterEven">
    <w:name w:val="Footer Even"/>
    <w:basedOn w:val="Footer"/>
    <w:uiPriority w:val="99"/>
    <w:rsid w:val="00EB5DDB"/>
    <w:pPr>
      <w:pBdr>
        <w:top w:val="single" w:sz="6" w:space="2" w:color="auto"/>
      </w:pBdr>
      <w:spacing w:before="600"/>
    </w:pPr>
  </w:style>
  <w:style w:type="paragraph" w:customStyle="1" w:styleId="FooterFirst">
    <w:name w:val="Footer First"/>
    <w:basedOn w:val="Footer"/>
    <w:uiPriority w:val="99"/>
    <w:rsid w:val="00EB5DDB"/>
    <w:pPr>
      <w:pBdr>
        <w:top w:val="single" w:sz="6" w:space="2" w:color="auto"/>
      </w:pBdr>
      <w:spacing w:before="600"/>
    </w:pPr>
  </w:style>
  <w:style w:type="paragraph" w:customStyle="1" w:styleId="FooterOdd">
    <w:name w:val="Footer Odd"/>
    <w:basedOn w:val="Footer"/>
    <w:uiPriority w:val="99"/>
    <w:rsid w:val="00EB5DDB"/>
    <w:pPr>
      <w:pBdr>
        <w:top w:val="single" w:sz="6" w:space="2" w:color="auto"/>
      </w:pBdr>
      <w:spacing w:before="600"/>
    </w:pPr>
  </w:style>
  <w:style w:type="character" w:styleId="FootnoteReference">
    <w:name w:val="footnote reference"/>
    <w:uiPriority w:val="99"/>
    <w:semiHidden/>
    <w:rsid w:val="00EB5DDB"/>
    <w:rPr>
      <w:rFonts w:cs="Times New Roman"/>
      <w:vertAlign w:val="superscript"/>
    </w:rPr>
  </w:style>
  <w:style w:type="paragraph" w:styleId="FootnoteText">
    <w:name w:val="footnote text"/>
    <w:basedOn w:val="FootnoteBase"/>
    <w:link w:val="FootnoteTextChar"/>
    <w:uiPriority w:val="99"/>
    <w:semiHidden/>
    <w:rsid w:val="00EB5DDB"/>
  </w:style>
  <w:style w:type="character" w:customStyle="1" w:styleId="FootnoteTextChar">
    <w:name w:val="Footnote Text Char"/>
    <w:link w:val="FootnoteText"/>
    <w:uiPriority w:val="99"/>
    <w:semiHidden/>
    <w:locked/>
    <w:rsid w:val="000922AD"/>
    <w:rPr>
      <w:rFonts w:ascii="Arial" w:hAnsi="Arial"/>
      <w:spacing w:val="-5"/>
      <w:sz w:val="16"/>
    </w:rPr>
  </w:style>
  <w:style w:type="paragraph" w:styleId="Header">
    <w:name w:val="header"/>
    <w:basedOn w:val="HeaderBase"/>
    <w:link w:val="HeaderChar"/>
    <w:uiPriority w:val="99"/>
    <w:rsid w:val="00EB5DDB"/>
    <w:pPr>
      <w:tabs>
        <w:tab w:val="clear" w:pos="4320"/>
      </w:tabs>
    </w:pPr>
    <w:rPr>
      <w:u w:val="single"/>
    </w:rPr>
  </w:style>
  <w:style w:type="character" w:customStyle="1" w:styleId="HeaderChar">
    <w:name w:val="Header Char"/>
    <w:link w:val="Header"/>
    <w:uiPriority w:val="99"/>
    <w:locked/>
    <w:rsid w:val="000922AD"/>
    <w:rPr>
      <w:rFonts w:ascii="Arial" w:hAnsi="Arial"/>
      <w:sz w:val="18"/>
      <w:u w:val="single"/>
    </w:rPr>
  </w:style>
  <w:style w:type="paragraph" w:customStyle="1" w:styleId="HeaderEven">
    <w:name w:val="Header Even"/>
    <w:basedOn w:val="Header"/>
    <w:uiPriority w:val="99"/>
    <w:rsid w:val="00EB5DDB"/>
    <w:pPr>
      <w:pBdr>
        <w:bottom w:val="single" w:sz="6" w:space="1" w:color="auto"/>
      </w:pBdr>
      <w:spacing w:after="600"/>
    </w:pPr>
  </w:style>
  <w:style w:type="paragraph" w:customStyle="1" w:styleId="HeaderFirst">
    <w:name w:val="Header First"/>
    <w:basedOn w:val="Header"/>
    <w:uiPriority w:val="99"/>
    <w:rsid w:val="00EB5DDB"/>
    <w:pPr>
      <w:pBdr>
        <w:top w:val="single" w:sz="6" w:space="2" w:color="auto"/>
      </w:pBdr>
      <w:jc w:val="right"/>
    </w:pPr>
  </w:style>
  <w:style w:type="paragraph" w:customStyle="1" w:styleId="HeaderOdd">
    <w:name w:val="Header Odd"/>
    <w:basedOn w:val="Header"/>
    <w:uiPriority w:val="99"/>
    <w:rsid w:val="00EB5DDB"/>
    <w:pPr>
      <w:pBdr>
        <w:bottom w:val="single" w:sz="6" w:space="1" w:color="auto"/>
      </w:pBdr>
      <w:spacing w:after="600"/>
    </w:pPr>
  </w:style>
  <w:style w:type="paragraph" w:customStyle="1" w:styleId="IndexBase">
    <w:name w:val="Index Base"/>
    <w:basedOn w:val="Normal"/>
    <w:uiPriority w:val="99"/>
    <w:rsid w:val="00EB5DDB"/>
    <w:pPr>
      <w:spacing w:line="240" w:lineRule="atLeast"/>
      <w:ind w:left="360" w:hanging="360"/>
    </w:pPr>
    <w:rPr>
      <w:spacing w:val="-5"/>
      <w:sz w:val="18"/>
    </w:rPr>
  </w:style>
  <w:style w:type="paragraph" w:styleId="Index1">
    <w:name w:val="index 1"/>
    <w:basedOn w:val="IndexBase"/>
    <w:autoRedefine/>
    <w:uiPriority w:val="99"/>
    <w:semiHidden/>
    <w:rsid w:val="00EB5DDB"/>
  </w:style>
  <w:style w:type="paragraph" w:styleId="Index2">
    <w:name w:val="index 2"/>
    <w:basedOn w:val="IndexBase"/>
    <w:autoRedefine/>
    <w:uiPriority w:val="99"/>
    <w:semiHidden/>
    <w:rsid w:val="00EB5DDB"/>
    <w:pPr>
      <w:spacing w:line="240" w:lineRule="auto"/>
      <w:ind w:left="720"/>
    </w:pPr>
  </w:style>
  <w:style w:type="paragraph" w:styleId="Index3">
    <w:name w:val="index 3"/>
    <w:basedOn w:val="IndexBase"/>
    <w:autoRedefine/>
    <w:uiPriority w:val="99"/>
    <w:semiHidden/>
    <w:rsid w:val="00EB5DDB"/>
    <w:pPr>
      <w:spacing w:line="240" w:lineRule="auto"/>
      <w:ind w:left="1080"/>
    </w:pPr>
  </w:style>
  <w:style w:type="paragraph" w:styleId="Index4">
    <w:name w:val="index 4"/>
    <w:basedOn w:val="IndexBase"/>
    <w:autoRedefine/>
    <w:uiPriority w:val="99"/>
    <w:semiHidden/>
    <w:rsid w:val="00EB5DDB"/>
    <w:pPr>
      <w:spacing w:line="240" w:lineRule="auto"/>
      <w:ind w:left="1440"/>
    </w:pPr>
  </w:style>
  <w:style w:type="paragraph" w:styleId="Index5">
    <w:name w:val="index 5"/>
    <w:basedOn w:val="IndexBase"/>
    <w:autoRedefine/>
    <w:uiPriority w:val="99"/>
    <w:semiHidden/>
    <w:rsid w:val="00EB5DDB"/>
    <w:pPr>
      <w:spacing w:line="240" w:lineRule="auto"/>
      <w:ind w:left="1800"/>
    </w:pPr>
  </w:style>
  <w:style w:type="paragraph" w:styleId="IndexHeading">
    <w:name w:val="index heading"/>
    <w:basedOn w:val="HeadingBase"/>
    <w:next w:val="Index1"/>
    <w:uiPriority w:val="99"/>
    <w:semiHidden/>
    <w:rsid w:val="00EB5DDB"/>
    <w:pPr>
      <w:keepLines w:val="0"/>
      <w:spacing w:before="0" w:line="480" w:lineRule="atLeast"/>
      <w:ind w:left="0"/>
    </w:pPr>
    <w:rPr>
      <w:rFonts w:ascii="Arial Black" w:hAnsi="Arial Black"/>
      <w:spacing w:val="-5"/>
      <w:kern w:val="0"/>
      <w:sz w:val="24"/>
    </w:rPr>
  </w:style>
  <w:style w:type="character" w:customStyle="1" w:styleId="Lead-inEmphasis">
    <w:name w:val="Lead-in Emphasis"/>
    <w:uiPriority w:val="99"/>
    <w:rsid w:val="00EB5DDB"/>
    <w:rPr>
      <w:rFonts w:ascii="Arial Black" w:hAnsi="Arial Black"/>
      <w:spacing w:val="-4"/>
      <w:sz w:val="18"/>
    </w:rPr>
  </w:style>
  <w:style w:type="character" w:styleId="LineNumber">
    <w:name w:val="line number"/>
    <w:uiPriority w:val="99"/>
    <w:rsid w:val="00EB5DDB"/>
    <w:rPr>
      <w:rFonts w:cs="Times New Roman"/>
      <w:sz w:val="18"/>
    </w:rPr>
  </w:style>
  <w:style w:type="paragraph" w:styleId="List">
    <w:name w:val="List"/>
    <w:basedOn w:val="BodyText"/>
    <w:uiPriority w:val="99"/>
    <w:rsid w:val="00EB5DDB"/>
    <w:pPr>
      <w:ind w:left="1440" w:hanging="360"/>
    </w:pPr>
  </w:style>
  <w:style w:type="paragraph" w:styleId="List2">
    <w:name w:val="List 2"/>
    <w:basedOn w:val="List"/>
    <w:uiPriority w:val="99"/>
    <w:rsid w:val="00EB5DDB"/>
    <w:pPr>
      <w:ind w:left="1800"/>
    </w:pPr>
  </w:style>
  <w:style w:type="paragraph" w:styleId="List3">
    <w:name w:val="List 3"/>
    <w:basedOn w:val="List"/>
    <w:uiPriority w:val="99"/>
    <w:rsid w:val="00EB5DDB"/>
    <w:pPr>
      <w:ind w:left="2160"/>
    </w:pPr>
  </w:style>
  <w:style w:type="paragraph" w:styleId="List4">
    <w:name w:val="List 4"/>
    <w:basedOn w:val="List"/>
    <w:uiPriority w:val="99"/>
    <w:rsid w:val="00EB5DDB"/>
    <w:pPr>
      <w:ind w:left="2520"/>
    </w:pPr>
  </w:style>
  <w:style w:type="paragraph" w:styleId="List5">
    <w:name w:val="List 5"/>
    <w:basedOn w:val="List"/>
    <w:uiPriority w:val="99"/>
    <w:rsid w:val="00EB5DDB"/>
    <w:pPr>
      <w:ind w:left="2880"/>
    </w:pPr>
  </w:style>
  <w:style w:type="paragraph" w:styleId="ListBullet">
    <w:name w:val="List Bullet"/>
    <w:basedOn w:val="List"/>
    <w:uiPriority w:val="99"/>
    <w:rsid w:val="00EB5DDB"/>
    <w:pPr>
      <w:numPr>
        <w:numId w:val="11"/>
      </w:numPr>
      <w:tabs>
        <w:tab w:val="clear" w:pos="1440"/>
      </w:tabs>
    </w:pPr>
  </w:style>
  <w:style w:type="paragraph" w:styleId="ListBullet2">
    <w:name w:val="List Bullet 2"/>
    <w:basedOn w:val="ListBullet"/>
    <w:autoRedefine/>
    <w:uiPriority w:val="99"/>
    <w:rsid w:val="00EB5DDB"/>
    <w:pPr>
      <w:ind w:left="1800"/>
    </w:pPr>
  </w:style>
  <w:style w:type="paragraph" w:styleId="ListBullet3">
    <w:name w:val="List Bullet 3"/>
    <w:basedOn w:val="ListBullet"/>
    <w:autoRedefine/>
    <w:uiPriority w:val="99"/>
    <w:rsid w:val="00EB5DDB"/>
    <w:pPr>
      <w:ind w:left="2160"/>
    </w:pPr>
  </w:style>
  <w:style w:type="paragraph" w:styleId="ListBullet4">
    <w:name w:val="List Bullet 4"/>
    <w:basedOn w:val="ListBullet"/>
    <w:autoRedefine/>
    <w:uiPriority w:val="99"/>
    <w:rsid w:val="00EB5DDB"/>
    <w:pPr>
      <w:ind w:left="2520"/>
    </w:pPr>
  </w:style>
  <w:style w:type="paragraph" w:styleId="ListBullet5">
    <w:name w:val="List Bullet 5"/>
    <w:basedOn w:val="ListBullet"/>
    <w:autoRedefine/>
    <w:uiPriority w:val="99"/>
    <w:rsid w:val="00EB5DDB"/>
    <w:pPr>
      <w:ind w:left="2880"/>
    </w:pPr>
  </w:style>
  <w:style w:type="paragraph" w:styleId="ListContinue">
    <w:name w:val="List Continue"/>
    <w:basedOn w:val="List"/>
    <w:uiPriority w:val="99"/>
    <w:rsid w:val="00EB5DDB"/>
    <w:pPr>
      <w:ind w:firstLine="0"/>
    </w:pPr>
  </w:style>
  <w:style w:type="paragraph" w:styleId="ListContinue2">
    <w:name w:val="List Continue 2"/>
    <w:basedOn w:val="ListContinue"/>
    <w:uiPriority w:val="99"/>
    <w:rsid w:val="00EB5DDB"/>
    <w:pPr>
      <w:ind w:left="2160"/>
    </w:pPr>
  </w:style>
  <w:style w:type="paragraph" w:styleId="ListContinue3">
    <w:name w:val="List Continue 3"/>
    <w:basedOn w:val="ListContinue"/>
    <w:uiPriority w:val="99"/>
    <w:rsid w:val="00EB5DDB"/>
    <w:pPr>
      <w:ind w:left="2520"/>
    </w:pPr>
  </w:style>
  <w:style w:type="paragraph" w:styleId="ListContinue4">
    <w:name w:val="List Continue 4"/>
    <w:basedOn w:val="ListContinue"/>
    <w:uiPriority w:val="99"/>
    <w:rsid w:val="00EB5DDB"/>
    <w:pPr>
      <w:ind w:left="2880"/>
    </w:pPr>
  </w:style>
  <w:style w:type="paragraph" w:styleId="ListContinue5">
    <w:name w:val="List Continue 5"/>
    <w:basedOn w:val="ListContinue"/>
    <w:uiPriority w:val="99"/>
    <w:rsid w:val="00EB5DDB"/>
    <w:pPr>
      <w:ind w:left="3240"/>
    </w:pPr>
  </w:style>
  <w:style w:type="paragraph" w:styleId="ListNumber">
    <w:name w:val="List Number"/>
    <w:basedOn w:val="List"/>
    <w:uiPriority w:val="99"/>
    <w:rsid w:val="00EB5DDB"/>
    <w:pPr>
      <w:numPr>
        <w:numId w:val="2"/>
      </w:numPr>
      <w:tabs>
        <w:tab w:val="clear" w:pos="720"/>
      </w:tabs>
      <w:ind w:left="1440"/>
    </w:pPr>
  </w:style>
  <w:style w:type="paragraph" w:styleId="ListNumber2">
    <w:name w:val="List Number 2"/>
    <w:basedOn w:val="ListNumber"/>
    <w:uiPriority w:val="99"/>
    <w:rsid w:val="00EB5DDB"/>
    <w:pPr>
      <w:ind w:left="1800"/>
    </w:pPr>
  </w:style>
  <w:style w:type="paragraph" w:styleId="ListNumber3">
    <w:name w:val="List Number 3"/>
    <w:basedOn w:val="ListNumber"/>
    <w:uiPriority w:val="99"/>
    <w:rsid w:val="00EB5DDB"/>
    <w:pPr>
      <w:ind w:left="2160"/>
    </w:pPr>
  </w:style>
  <w:style w:type="paragraph" w:styleId="ListNumber4">
    <w:name w:val="List Number 4"/>
    <w:basedOn w:val="ListNumber"/>
    <w:uiPriority w:val="99"/>
    <w:rsid w:val="00EB5DDB"/>
    <w:pPr>
      <w:ind w:left="2520"/>
    </w:pPr>
  </w:style>
  <w:style w:type="paragraph" w:styleId="ListNumber5">
    <w:name w:val="List Number 5"/>
    <w:basedOn w:val="ListNumber"/>
    <w:uiPriority w:val="99"/>
    <w:rsid w:val="00EB5DDB"/>
    <w:pPr>
      <w:ind w:left="2880"/>
    </w:pPr>
  </w:style>
  <w:style w:type="paragraph" w:customStyle="1" w:styleId="TableHeader">
    <w:name w:val="Table Header"/>
    <w:basedOn w:val="Normal"/>
    <w:rsid w:val="00EB5DDB"/>
    <w:pPr>
      <w:keepNext/>
      <w:spacing w:before="60"/>
      <w:ind w:left="0"/>
      <w:jc w:val="center"/>
    </w:pPr>
    <w:rPr>
      <w:rFonts w:ascii="Arial Black" w:hAnsi="Arial Black"/>
    </w:rPr>
  </w:style>
  <w:style w:type="paragraph" w:styleId="MessageHeader">
    <w:name w:val="Message Header"/>
    <w:basedOn w:val="BodyText"/>
    <w:link w:val="MessageHeaderChar"/>
    <w:uiPriority w:val="99"/>
    <w:rsid w:val="00EB5DDB"/>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uiPriority w:val="99"/>
    <w:locked/>
    <w:rsid w:val="000922AD"/>
    <w:rPr>
      <w:rFonts w:ascii="Arial" w:hAnsi="Arial"/>
      <w:sz w:val="22"/>
    </w:rPr>
  </w:style>
  <w:style w:type="paragraph" w:styleId="NormalIndent">
    <w:name w:val="Normal Indent"/>
    <w:basedOn w:val="Normal"/>
    <w:uiPriority w:val="99"/>
    <w:rsid w:val="00EB5DDB"/>
    <w:pPr>
      <w:ind w:left="1440"/>
    </w:pPr>
  </w:style>
  <w:style w:type="character" w:styleId="PageNumber">
    <w:name w:val="page number"/>
    <w:uiPriority w:val="99"/>
    <w:rsid w:val="00EB5DDB"/>
    <w:rPr>
      <w:rFonts w:ascii="Arial Black" w:hAnsi="Arial Black" w:cs="Times New Roman"/>
      <w:spacing w:val="-10"/>
      <w:sz w:val="18"/>
    </w:rPr>
  </w:style>
  <w:style w:type="paragraph" w:customStyle="1" w:styleId="PartSubtitle">
    <w:name w:val="Part Subtitle"/>
    <w:basedOn w:val="Normal"/>
    <w:next w:val="BodyText"/>
    <w:uiPriority w:val="99"/>
    <w:rsid w:val="00EB5DDB"/>
    <w:pPr>
      <w:keepNext/>
      <w:spacing w:before="360" w:after="120"/>
    </w:pPr>
    <w:rPr>
      <w:i/>
      <w:kern w:val="28"/>
      <w:sz w:val="26"/>
    </w:rPr>
  </w:style>
  <w:style w:type="paragraph" w:customStyle="1" w:styleId="ReturnAddress">
    <w:name w:val="Return Address"/>
    <w:basedOn w:val="Normal"/>
    <w:uiPriority w:val="99"/>
    <w:rsid w:val="00EB5DDB"/>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uiPriority w:val="99"/>
    <w:rsid w:val="00EB5DDB"/>
  </w:style>
  <w:style w:type="paragraph" w:customStyle="1" w:styleId="SectionLabel">
    <w:name w:val="Section Label"/>
    <w:basedOn w:val="HeadingBase"/>
    <w:next w:val="BodyText"/>
    <w:uiPriority w:val="99"/>
    <w:rsid w:val="00EB5DDB"/>
    <w:pPr>
      <w:pBdr>
        <w:bottom w:val="single" w:sz="6" w:space="2" w:color="auto"/>
      </w:pBdr>
      <w:spacing w:before="360" w:after="960"/>
      <w:ind w:left="0"/>
    </w:pPr>
    <w:rPr>
      <w:rFonts w:ascii="Arial Black" w:hAnsi="Arial Black"/>
      <w:spacing w:val="-35"/>
      <w:sz w:val="54"/>
    </w:rPr>
  </w:style>
  <w:style w:type="character" w:customStyle="1" w:styleId="Slogan">
    <w:name w:val="Slogan"/>
    <w:uiPriority w:val="99"/>
    <w:rsid w:val="00EB5DDB"/>
    <w:rPr>
      <w:rFonts w:cs="Times New Roman"/>
      <w:i/>
      <w:spacing w:val="-6"/>
      <w:sz w:val="24"/>
    </w:rPr>
  </w:style>
  <w:style w:type="paragraph" w:customStyle="1" w:styleId="SubtitleCover">
    <w:name w:val="Subtitle Cover"/>
    <w:basedOn w:val="TitleCover"/>
    <w:next w:val="BodyText"/>
    <w:uiPriority w:val="99"/>
    <w:rsid w:val="00EB5DDB"/>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uiPriority w:val="99"/>
    <w:rsid w:val="00EB5DDB"/>
    <w:rPr>
      <w:b/>
      <w:vertAlign w:val="superscript"/>
    </w:rPr>
  </w:style>
  <w:style w:type="paragraph" w:styleId="TableofAuthorities">
    <w:name w:val="table of authorities"/>
    <w:basedOn w:val="Normal"/>
    <w:uiPriority w:val="99"/>
    <w:semiHidden/>
    <w:rsid w:val="00EB5DDB"/>
    <w:pPr>
      <w:tabs>
        <w:tab w:val="right" w:leader="dot" w:pos="7560"/>
      </w:tabs>
      <w:ind w:left="1440" w:hanging="360"/>
    </w:pPr>
  </w:style>
  <w:style w:type="paragraph" w:customStyle="1" w:styleId="TOCBase">
    <w:name w:val="TOC Base"/>
    <w:basedOn w:val="Normal"/>
    <w:uiPriority w:val="99"/>
    <w:rsid w:val="00EB5DDB"/>
    <w:pPr>
      <w:tabs>
        <w:tab w:val="right" w:leader="dot" w:pos="9000"/>
      </w:tabs>
      <w:spacing w:after="240" w:line="240" w:lineRule="atLeast"/>
      <w:ind w:left="0"/>
    </w:pPr>
  </w:style>
  <w:style w:type="paragraph" w:styleId="TableofFigures">
    <w:name w:val="table of figures"/>
    <w:basedOn w:val="TOCBase"/>
    <w:uiPriority w:val="99"/>
    <w:semiHidden/>
    <w:rsid w:val="00EB5DDB"/>
    <w:pPr>
      <w:ind w:left="1440" w:hanging="360"/>
    </w:pPr>
  </w:style>
  <w:style w:type="paragraph" w:styleId="TOAHeading">
    <w:name w:val="toa heading"/>
    <w:basedOn w:val="Normal"/>
    <w:next w:val="TableofAuthorities"/>
    <w:uiPriority w:val="99"/>
    <w:semiHidden/>
    <w:rsid w:val="00EB5DDB"/>
    <w:pPr>
      <w:keepNext/>
      <w:spacing w:line="480" w:lineRule="atLeast"/>
    </w:pPr>
    <w:rPr>
      <w:rFonts w:ascii="Arial Black" w:hAnsi="Arial Black"/>
      <w:b/>
      <w:spacing w:val="-10"/>
      <w:kern w:val="28"/>
    </w:rPr>
  </w:style>
  <w:style w:type="paragraph" w:styleId="TOC1">
    <w:name w:val="toc 1"/>
    <w:basedOn w:val="Normal"/>
    <w:autoRedefine/>
    <w:uiPriority w:val="39"/>
    <w:rsid w:val="00EB5DDB"/>
    <w:pPr>
      <w:tabs>
        <w:tab w:val="right" w:leader="dot" w:pos="9000"/>
      </w:tabs>
      <w:spacing w:after="240" w:line="240" w:lineRule="atLeast"/>
      <w:ind w:left="0"/>
    </w:pPr>
    <w:rPr>
      <w:spacing w:val="-4"/>
      <w:sz w:val="22"/>
    </w:rPr>
  </w:style>
  <w:style w:type="paragraph" w:styleId="TOC2">
    <w:name w:val="toc 2"/>
    <w:basedOn w:val="Normal"/>
    <w:autoRedefine/>
    <w:uiPriority w:val="39"/>
    <w:rsid w:val="00EB5DDB"/>
    <w:pPr>
      <w:tabs>
        <w:tab w:val="right" w:leader="dot" w:pos="9000"/>
      </w:tabs>
      <w:spacing w:after="240" w:line="240" w:lineRule="atLeast"/>
      <w:ind w:left="360" w:right="1440"/>
    </w:pPr>
    <w:rPr>
      <w:sz w:val="22"/>
    </w:rPr>
  </w:style>
  <w:style w:type="paragraph" w:styleId="TOC3">
    <w:name w:val="toc 3"/>
    <w:basedOn w:val="Normal"/>
    <w:autoRedefine/>
    <w:uiPriority w:val="39"/>
    <w:rsid w:val="00EB5DDB"/>
    <w:pPr>
      <w:tabs>
        <w:tab w:val="right" w:leader="dot" w:pos="9000"/>
      </w:tabs>
      <w:spacing w:after="240" w:line="240" w:lineRule="atLeast"/>
      <w:ind w:left="720" w:right="1440"/>
    </w:pPr>
    <w:rPr>
      <w:noProof/>
      <w:sz w:val="22"/>
    </w:rPr>
  </w:style>
  <w:style w:type="paragraph" w:styleId="TOC4">
    <w:name w:val="toc 4"/>
    <w:basedOn w:val="TOC3"/>
    <w:next w:val="Normal"/>
    <w:autoRedefine/>
    <w:uiPriority w:val="39"/>
    <w:rsid w:val="00EB5DDB"/>
    <w:pPr>
      <w:ind w:left="1008"/>
    </w:pPr>
  </w:style>
  <w:style w:type="paragraph" w:styleId="TOC5">
    <w:name w:val="toc 5"/>
    <w:basedOn w:val="Normal"/>
    <w:next w:val="Normal"/>
    <w:autoRedefine/>
    <w:uiPriority w:val="39"/>
    <w:rsid w:val="00EB5DDB"/>
    <w:pPr>
      <w:ind w:left="880"/>
    </w:pPr>
    <w:rPr>
      <w:rFonts w:ascii="Times New Roman" w:hAnsi="Times New Roman"/>
      <w:sz w:val="22"/>
    </w:rPr>
  </w:style>
  <w:style w:type="paragraph" w:styleId="TOC6">
    <w:name w:val="toc 6"/>
    <w:basedOn w:val="Normal"/>
    <w:next w:val="Normal"/>
    <w:autoRedefine/>
    <w:uiPriority w:val="39"/>
    <w:rsid w:val="00EB5DDB"/>
    <w:pPr>
      <w:ind w:left="1100"/>
    </w:pPr>
    <w:rPr>
      <w:rFonts w:ascii="Times New Roman" w:hAnsi="Times New Roman"/>
      <w:sz w:val="22"/>
    </w:rPr>
  </w:style>
  <w:style w:type="paragraph" w:styleId="TOC7">
    <w:name w:val="toc 7"/>
    <w:basedOn w:val="Normal"/>
    <w:next w:val="Normal"/>
    <w:autoRedefine/>
    <w:uiPriority w:val="39"/>
    <w:rsid w:val="00EB5DDB"/>
    <w:pPr>
      <w:ind w:left="1320"/>
    </w:pPr>
    <w:rPr>
      <w:rFonts w:ascii="Times New Roman" w:hAnsi="Times New Roman"/>
      <w:sz w:val="22"/>
    </w:rPr>
  </w:style>
  <w:style w:type="paragraph" w:styleId="TOC8">
    <w:name w:val="toc 8"/>
    <w:basedOn w:val="Normal"/>
    <w:next w:val="Normal"/>
    <w:autoRedefine/>
    <w:uiPriority w:val="39"/>
    <w:rsid w:val="00EB5DDB"/>
    <w:pPr>
      <w:ind w:left="1540"/>
    </w:pPr>
    <w:rPr>
      <w:rFonts w:ascii="Times New Roman" w:hAnsi="Times New Roman"/>
      <w:sz w:val="22"/>
    </w:rPr>
  </w:style>
  <w:style w:type="paragraph" w:customStyle="1" w:styleId="CodeIDDSamples">
    <w:name w:val="Code/IDD Samples"/>
    <w:basedOn w:val="Normal"/>
    <w:next w:val="BodyText"/>
    <w:rsid w:val="00EB5DDB"/>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uiPriority w:val="99"/>
    <w:rsid w:val="00EB5DDB"/>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uiPriority w:val="99"/>
    <w:rsid w:val="00EB5DDB"/>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uiPriority w:val="99"/>
    <w:rsid w:val="00C47304"/>
    <w:pPr>
      <w:spacing w:before="0" w:after="0"/>
    </w:pPr>
  </w:style>
  <w:style w:type="paragraph" w:customStyle="1" w:styleId="EquationwUnits">
    <w:name w:val="Equation w Units"/>
    <w:basedOn w:val="Normal"/>
    <w:next w:val="BodyText"/>
    <w:uiPriority w:val="99"/>
    <w:rsid w:val="00EB5DDB"/>
    <w:pPr>
      <w:tabs>
        <w:tab w:val="left" w:pos="7200"/>
        <w:tab w:val="right" w:pos="8640"/>
      </w:tabs>
      <w:spacing w:before="240" w:after="60"/>
      <w:ind w:left="1440"/>
      <w:jc w:val="both"/>
    </w:pPr>
  </w:style>
  <w:style w:type="paragraph" w:customStyle="1" w:styleId="Equation">
    <w:name w:val="Equation"/>
    <w:basedOn w:val="BodyText"/>
    <w:uiPriority w:val="99"/>
    <w:rsid w:val="00EB5DDB"/>
    <w:pPr>
      <w:tabs>
        <w:tab w:val="right" w:pos="8640"/>
      </w:tabs>
      <w:spacing w:before="240" w:after="240" w:line="240" w:lineRule="atLeast"/>
      <w:ind w:left="1440"/>
    </w:pPr>
  </w:style>
  <w:style w:type="paragraph" w:customStyle="1" w:styleId="BlockQuotationWide">
    <w:name w:val="Block Quotation Wide"/>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uiPriority w:val="99"/>
    <w:rsid w:val="00C47304"/>
    <w:rPr>
      <w:sz w:val="24"/>
    </w:rPr>
  </w:style>
  <w:style w:type="paragraph" w:customStyle="1" w:styleId="Caption-More">
    <w:name w:val="Caption-More"/>
    <w:basedOn w:val="Caption"/>
    <w:next w:val="BodyText"/>
    <w:uiPriority w:val="99"/>
    <w:rsid w:val="00EB5DDB"/>
    <w:pPr>
      <w:spacing w:before="0"/>
    </w:pPr>
  </w:style>
  <w:style w:type="character" w:styleId="Hyperlink">
    <w:name w:val="Hyperlink"/>
    <w:uiPriority w:val="99"/>
    <w:rsid w:val="000922AD"/>
    <w:rPr>
      <w:rFonts w:cs="Times New Roman"/>
      <w:color w:val="0000FF"/>
      <w:u w:val="single"/>
    </w:rPr>
  </w:style>
  <w:style w:type="paragraph" w:styleId="DocumentMap">
    <w:name w:val="Document Map"/>
    <w:basedOn w:val="Normal"/>
    <w:link w:val="DocumentMapChar"/>
    <w:uiPriority w:val="99"/>
    <w:semiHidden/>
    <w:rsid w:val="000922AD"/>
    <w:pPr>
      <w:shd w:val="clear" w:color="auto" w:fill="000080"/>
    </w:pPr>
    <w:rPr>
      <w:rFonts w:ascii="Tahoma" w:hAnsi="Tahoma" w:cs="Tahoma"/>
    </w:rPr>
  </w:style>
  <w:style w:type="character" w:customStyle="1" w:styleId="DocumentMapChar">
    <w:name w:val="Document Map Char"/>
    <w:link w:val="DocumentMap"/>
    <w:uiPriority w:val="99"/>
    <w:semiHidden/>
    <w:rsid w:val="00F80E13"/>
    <w:rPr>
      <w:sz w:val="0"/>
      <w:szCs w:val="0"/>
    </w:rPr>
  </w:style>
  <w:style w:type="paragraph" w:styleId="EnvelopeAddress">
    <w:name w:val="envelope address"/>
    <w:basedOn w:val="Normal"/>
    <w:uiPriority w:val="99"/>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uiPriority w:val="99"/>
    <w:rsid w:val="000922AD"/>
    <w:pPr>
      <w:spacing w:before="0" w:after="0"/>
      <w:ind w:left="0"/>
      <w:jc w:val="left"/>
    </w:pPr>
    <w:rPr>
      <w:rFonts w:ascii="Courier New" w:hAnsi="Courier New"/>
      <w:sz w:val="16"/>
    </w:rPr>
  </w:style>
  <w:style w:type="table" w:styleId="TableGrid">
    <w:name w:val="Table Grid"/>
    <w:basedOn w:val="TableNormal"/>
    <w:uiPriority w:val="99"/>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Body">
    <w:name w:val="Body"/>
    <w:basedOn w:val="Normal"/>
    <w:uiPriority w:val="99"/>
    <w:rsid w:val="00835D8F"/>
    <w:pPr>
      <w:spacing w:after="120"/>
      <w:ind w:left="0"/>
    </w:pPr>
    <w:rPr>
      <w:rFonts w:ascii="Times New Roman" w:hAnsi="Times New Roman"/>
      <w:sz w:val="24"/>
      <w:szCs w:val="24"/>
    </w:rPr>
  </w:style>
  <w:style w:type="paragraph" w:styleId="CommentSubject">
    <w:name w:val="annotation subject"/>
    <w:basedOn w:val="CommentText"/>
    <w:next w:val="CommentText"/>
    <w:link w:val="CommentSubjectChar"/>
    <w:uiPriority w:val="99"/>
    <w:semiHidden/>
    <w:rsid w:val="00844015"/>
    <w:pPr>
      <w:keepLines w:val="0"/>
      <w:spacing w:line="240" w:lineRule="auto"/>
    </w:pPr>
    <w:rPr>
      <w:b/>
      <w:bCs/>
      <w:spacing w:val="0"/>
      <w:sz w:val="20"/>
    </w:rPr>
  </w:style>
  <w:style w:type="character" w:customStyle="1" w:styleId="CommentSubjectChar">
    <w:name w:val="Comment Subject Char"/>
    <w:link w:val="CommentSubject"/>
    <w:uiPriority w:val="99"/>
    <w:semiHidden/>
    <w:rsid w:val="00F80E13"/>
    <w:rPr>
      <w:rFonts w:ascii="Arial" w:hAnsi="Arial"/>
      <w:b/>
      <w:bCs/>
      <w:spacing w:val="-5"/>
      <w:sz w:val="20"/>
      <w:szCs w:val="20"/>
    </w:rPr>
  </w:style>
  <w:style w:type="paragraph" w:styleId="BalloonText">
    <w:name w:val="Balloon Text"/>
    <w:basedOn w:val="Normal"/>
    <w:link w:val="BalloonTextChar"/>
    <w:uiPriority w:val="99"/>
    <w:semiHidden/>
    <w:rsid w:val="00844015"/>
    <w:rPr>
      <w:rFonts w:ascii="Tahoma" w:hAnsi="Tahoma" w:cs="Tahoma"/>
      <w:sz w:val="16"/>
      <w:szCs w:val="16"/>
    </w:rPr>
  </w:style>
  <w:style w:type="character" w:customStyle="1" w:styleId="BalloonTextChar">
    <w:name w:val="Balloon Text Char"/>
    <w:link w:val="BalloonText"/>
    <w:uiPriority w:val="99"/>
    <w:semiHidden/>
    <w:rsid w:val="00F80E13"/>
    <w:rPr>
      <w:sz w:val="0"/>
      <w:szCs w:val="0"/>
    </w:rPr>
  </w:style>
  <w:style w:type="character" w:styleId="HTMLCite">
    <w:name w:val="HTML Cite"/>
    <w:uiPriority w:val="99"/>
    <w:rsid w:val="00F36124"/>
    <w:rPr>
      <w:rFonts w:cs="Times New Roman"/>
      <w:i/>
    </w:rPr>
  </w:style>
  <w:style w:type="paragraph" w:customStyle="1" w:styleId="TitleHeader">
    <w:name w:val="Title Header"/>
    <w:basedOn w:val="HeaderBase"/>
    <w:uiPriority w:val="99"/>
    <w:rsid w:val="00EB5DDB"/>
    <w:rPr>
      <w:caps/>
      <w:sz w:val="32"/>
    </w:rPr>
  </w:style>
  <w:style w:type="paragraph" w:customStyle="1" w:styleId="TOCHeader">
    <w:name w:val="TOC Header"/>
    <w:basedOn w:val="HeaderBase"/>
    <w:uiPriority w:val="99"/>
    <w:rsid w:val="00EB5DDB"/>
    <w:pPr>
      <w:jc w:val="center"/>
    </w:pPr>
    <w:rPr>
      <w:caps/>
      <w:sz w:val="32"/>
    </w:rPr>
  </w:style>
  <w:style w:type="paragraph" w:styleId="TOC9">
    <w:name w:val="toc 9"/>
    <w:basedOn w:val="Normal"/>
    <w:next w:val="Normal"/>
    <w:autoRedefine/>
    <w:uiPriority w:val="39"/>
    <w:rsid w:val="00EC6619"/>
    <w:pPr>
      <w:ind w:left="192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6.wmf"/><Relationship Id="rId39" Type="http://schemas.openxmlformats.org/officeDocument/2006/relationships/header" Target="header7.xml"/><Relationship Id="rId3" Type="http://schemas.microsoft.com/office/2007/relationships/stylesWithEffects" Target="stylesWithEffects.xml"/><Relationship Id="rId21" Type="http://schemas.openxmlformats.org/officeDocument/2006/relationships/image" Target="media/image2.wmf"/><Relationship Id="rId34" Type="http://schemas.openxmlformats.org/officeDocument/2006/relationships/image" Target="media/image10.w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oleObject" Target="embeddings/oleObject6.bin"/><Relationship Id="rId38" Type="http://schemas.openxmlformats.org/officeDocument/2006/relationships/footer" Target="footer8.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oleObject" Target="embeddings/oleObject1.bin"/><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9.wmf"/><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wmf"/><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1.wmf"/><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8.wmf"/><Relationship Id="rId35"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lawrie\AppData\Roaming\Microsoft\Template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report.dot</Template>
  <TotalTime>102</TotalTime>
  <Pages>106</Pages>
  <Words>42569</Words>
  <Characters>237541</Characters>
  <Application>Microsoft Office Word</Application>
  <DocSecurity>0</DocSecurity>
  <Lines>5398</Lines>
  <Paragraphs>3545</Paragraphs>
  <ScaleCrop>false</ScaleCrop>
  <HeadingPairs>
    <vt:vector size="2" baseType="variant">
      <vt:variant>
        <vt:lpstr>Title</vt:lpstr>
      </vt:variant>
      <vt:variant>
        <vt:i4>1</vt:i4>
      </vt:variant>
    </vt:vector>
  </HeadingPairs>
  <TitlesOfParts>
    <vt:vector size="1" baseType="lpstr">
      <vt:lpstr>Using EnergyPlus for Energy Management System (EMS) Application Guide</vt:lpstr>
    </vt:vector>
  </TitlesOfParts>
  <Company> </Company>
  <LinksUpToDate>false</LinksUpToDate>
  <CharactersWithSpaces>276565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EnergyPlus for Energy Management System (EMS) Application Guide</dc:title>
  <dc:subject>Guide for users wanting to use EnergyPlus in Energy Management System Applications. Users can develop custom control routines for EnergyPlus models. EMS is an advanced feature of EnergyPlus.</dc:subject>
  <dc:creator>EnergyPlus Development Team</dc:creator>
  <cp:keywords>ems applications EnergyPlus</cp:keywords>
  <dc:description/>
  <cp:lastModifiedBy>lklawrie</cp:lastModifiedBy>
  <cp:revision>21</cp:revision>
  <cp:lastPrinted>2013-09-27T19:55:00Z</cp:lastPrinted>
  <dcterms:created xsi:type="dcterms:W3CDTF">2012-03-05T20:07:00Z</dcterms:created>
  <dcterms:modified xsi:type="dcterms:W3CDTF">2013-09-27T19:56:00Z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